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7425B" w14:textId="77777777" w:rsidR="00DD0DD4" w:rsidRPr="00DD0DD4" w:rsidRDefault="00DD0DD4" w:rsidP="47163A06">
      <w:pPr>
        <w:snapToGrid w:val="0"/>
        <w:jc w:val="center"/>
        <w:rPr>
          <w:rFonts w:asciiTheme="minorEastAsia" w:eastAsiaTheme="minorEastAsia" w:hAnsiTheme="minorEastAsia"/>
          <w:b/>
          <w:bCs/>
          <w:sz w:val="52"/>
          <w:szCs w:val="52"/>
        </w:rPr>
      </w:pPr>
      <w:r>
        <w:rPr>
          <w:rFonts w:asciiTheme="minorEastAsia" w:eastAsiaTheme="minorEastAsia" w:hAnsiTheme="minorEastAsia"/>
          <w:b/>
          <w:bCs/>
          <w:sz w:val="52"/>
          <w:szCs w:val="52"/>
          <w:lang w:eastAsia="zh-CN"/>
        </w:rPr>
        <w:t>令和</w:t>
      </w:r>
      <w:r>
        <w:rPr>
          <w:rFonts w:asciiTheme="minorEastAsia" w:eastAsiaTheme="minorEastAsia" w:hAnsiTheme="minorEastAsia"/>
          <w:b/>
          <w:bCs/>
          <w:sz w:val="52"/>
          <w:szCs w:val="52"/>
        </w:rPr>
        <w:t>8</w:t>
      </w:r>
      <w:bookmarkStart w:id="0" w:name="_Int_bVto3r0q"/>
      <w:r>
        <w:rPr>
          <w:rFonts w:asciiTheme="minorEastAsia" w:eastAsiaTheme="minorEastAsia" w:hAnsiTheme="minorEastAsia"/>
          <w:b/>
          <w:bCs/>
          <w:sz w:val="52"/>
          <w:szCs w:val="52"/>
          <w:lang w:eastAsia="zh-CN"/>
        </w:rPr>
        <w:t>年度 卒</w:t>
      </w:r>
      <w:bookmarkStart w:id="1" w:name="_Int_YAljOtXt"/>
      <w:bookmarkEnd w:id="0"/>
      <w:r>
        <w:rPr>
          <w:rFonts w:asciiTheme="minorEastAsia" w:eastAsiaTheme="minorEastAsia" w:hAnsiTheme="minorEastAsia"/>
          <w:b/>
          <w:bCs/>
          <w:sz w:val="52"/>
          <w:szCs w:val="52"/>
          <w:lang w:eastAsia="zh-CN"/>
        </w:rPr>
        <w:t>業</w:t>
      </w:r>
      <w:bookmarkEnd w:id="1"/>
      <w:r>
        <w:rPr>
          <w:rFonts w:asciiTheme="minorEastAsia" w:eastAsiaTheme="minorEastAsia" w:hAnsiTheme="minorEastAsia"/>
          <w:b/>
          <w:bCs/>
          <w:sz w:val="52"/>
          <w:szCs w:val="52"/>
          <w:lang w:eastAsia="zh-CN"/>
        </w:rPr>
        <w:t>研究</w:t>
      </w:r>
    </w:p>
    <w:p w14:paraId="78A97A6B" w14:textId="77777777" w:rsidR="00E901BC" w:rsidRPr="00DD0DD4" w:rsidRDefault="00DD0DD4" w:rsidP="00E901BC">
      <w:pPr>
        <w:jc w:val="center"/>
        <w:rPr>
          <w:rFonts w:asciiTheme="minorEastAsia" w:eastAsiaTheme="minorEastAsia" w:hAnsiTheme="minorEastAsia"/>
          <w:b/>
          <w:sz w:val="52"/>
          <w:szCs w:val="52"/>
        </w:rPr>
      </w:pPr>
      <w:r>
        <w:rPr>
          <w:rFonts w:asciiTheme="minorEastAsia" w:eastAsiaTheme="minorEastAsia" w:hAnsiTheme="minorEastAsia" w:hint="eastAsia"/>
          <w:b/>
          <w:sz w:val="52"/>
          <w:szCs w:val="52"/>
        </w:rPr>
        <w:t>中間報告書１</w:t>
      </w:r>
    </w:p>
    <w:p w14:paraId="18CA4127" w14:textId="77777777" w:rsidR="00E901BC" w:rsidRPr="001A5E49" w:rsidRDefault="00E901BC" w:rsidP="00E901BC">
      <w:pPr>
        <w:jc w:val="center"/>
        <w:rPr>
          <w:rFonts w:asciiTheme="minorEastAsia" w:eastAsiaTheme="minorEastAsia" w:hAnsiTheme="minorEastAsia"/>
          <w:b/>
          <w:szCs w:val="21"/>
        </w:rPr>
      </w:pPr>
    </w:p>
    <w:p w14:paraId="22322666" w14:textId="77777777" w:rsidR="00E901BC" w:rsidRPr="001A5E49" w:rsidRDefault="00F05BA1" w:rsidP="00E901BC">
      <w:pPr>
        <w:jc w:val="center"/>
        <w:rPr>
          <w:rFonts w:asciiTheme="minorEastAsia" w:eastAsiaTheme="minorEastAsia" w:hAnsiTheme="minorEastAsia"/>
          <w:sz w:val="36"/>
          <w:szCs w:val="36"/>
        </w:rPr>
      </w:pPr>
      <w:r>
        <w:rPr>
          <w:rFonts w:asciiTheme="minorEastAsia" w:eastAsiaTheme="minorEastAsia" w:hAnsiTheme="minorEastAsia" w:hint="eastAsia"/>
          <w:sz w:val="36"/>
          <w:szCs w:val="36"/>
        </w:rPr>
        <w:t>研究テーマ：</w:t>
      </w:r>
    </w:p>
    <w:p w14:paraId="23F12A04" w14:textId="101FE5CE" w:rsidR="00E901BC" w:rsidRPr="006E65E8" w:rsidRDefault="00EF4CF6" w:rsidP="00E901BC">
      <w:pPr>
        <w:jc w:val="center"/>
      </w:pPr>
      <w:r>
        <w:rPr>
          <w:rFonts w:asciiTheme="minorEastAsia" w:eastAsiaTheme="minorEastAsia" w:hAnsiTheme="minorEastAsia"/>
          <w:sz w:val="36"/>
          <w:szCs w:val="36"/>
        </w:rPr>
        <w:t>サーバー仮想化技術とコンテナ技術の性能比較</w:t>
      </w:r>
    </w:p>
    <w:p w14:paraId="78F7D77D" w14:textId="35B0733C" w:rsidR="00E901BC" w:rsidRPr="006E65E8" w:rsidRDefault="00EF4CF6" w:rsidP="030AEB1B">
      <w:pPr>
        <w:jc w:val="center"/>
        <w:rPr>
          <w:rFonts w:asciiTheme="minorEastAsia" w:eastAsiaTheme="minorEastAsia" w:hAnsiTheme="minorEastAsia"/>
          <w:color w:val="FF0000"/>
          <w:sz w:val="36"/>
          <w:szCs w:val="36"/>
        </w:rPr>
      </w:pPr>
      <w:r>
        <w:rPr>
          <w:rFonts w:asciiTheme="minorEastAsia" w:eastAsiaTheme="minorEastAsia" w:hAnsiTheme="minorEastAsia"/>
          <w:sz w:val="36"/>
          <w:szCs w:val="36"/>
        </w:rPr>
        <w:t>および最適化に関する研究 </w:t>
      </w:r>
    </w:p>
    <w:p w14:paraId="5712DEB4" w14:textId="77777777" w:rsidR="001139C8" w:rsidRPr="001A5E49" w:rsidRDefault="001139C8" w:rsidP="00E901BC">
      <w:pPr>
        <w:jc w:val="center"/>
        <w:rPr>
          <w:rFonts w:asciiTheme="minorEastAsia" w:eastAsiaTheme="minorEastAsia" w:hAnsiTheme="minorEastAsia"/>
          <w:sz w:val="24"/>
        </w:rPr>
      </w:pPr>
    </w:p>
    <w:p w14:paraId="09F688D1" w14:textId="77777777" w:rsidR="00F05BA1" w:rsidRPr="001A5E49" w:rsidRDefault="00F05BA1" w:rsidP="00E901BC">
      <w:pPr>
        <w:jc w:val="center"/>
        <w:rPr>
          <w:rFonts w:asciiTheme="minorEastAsia" w:eastAsiaTheme="minorEastAsia" w:hAnsiTheme="minorEastAsia"/>
          <w:sz w:val="36"/>
          <w:szCs w:val="36"/>
          <w:lang w:eastAsia="zh-CN"/>
        </w:rPr>
      </w:pPr>
      <w:r>
        <w:rPr>
          <w:rFonts w:asciiTheme="minorEastAsia" w:eastAsiaTheme="minorEastAsia" w:hAnsiTheme="minorEastAsia" w:hint="eastAsia"/>
          <w:sz w:val="36"/>
          <w:szCs w:val="36"/>
          <w:lang w:eastAsia="zh-CN"/>
        </w:rPr>
        <w:t>提出者：</w:t>
      </w:r>
    </w:p>
    <w:p w14:paraId="51EB8334" w14:textId="5765A35C" w:rsidR="00E25A32" w:rsidRPr="00C56402" w:rsidRDefault="00352635" w:rsidP="00E25A32">
      <w:pPr>
        <w:jc w:val="center"/>
        <w:rPr>
          <w:rFonts w:asciiTheme="minorEastAsia" w:eastAsiaTheme="minorEastAsia" w:hAnsiTheme="minorEastAsia"/>
          <w:sz w:val="36"/>
          <w:szCs w:val="36"/>
        </w:rPr>
      </w:pPr>
      <w:r>
        <w:rPr>
          <w:rFonts w:asciiTheme="minorEastAsia" w:eastAsiaTheme="minorEastAsia" w:hAnsiTheme="minorEastAsia" w:hint="eastAsia"/>
          <w:sz w:val="36"/>
          <w:szCs w:val="36"/>
        </w:rPr>
        <w:t>123D024</w:t>
      </w:r>
      <w:r>
        <w:rPr>
          <w:rFonts w:asciiTheme="minorEastAsia" w:eastAsiaTheme="minorEastAsia" w:hAnsiTheme="minorEastAsia" w:hint="eastAsia"/>
          <w:sz w:val="36"/>
          <w:szCs w:val="36"/>
          <w:lang w:eastAsia="zh-CN"/>
        </w:rPr>
        <w:t xml:space="preserve">　</w:t>
      </w:r>
      <w:r>
        <w:rPr>
          <w:rFonts w:asciiTheme="minorEastAsia" w:eastAsiaTheme="minorEastAsia" w:hAnsiTheme="minorEastAsia" w:hint="eastAsia"/>
          <w:sz w:val="36"/>
          <w:szCs w:val="36"/>
        </w:rPr>
        <w:t>大槻</w:t>
      </w:r>
      <w:r>
        <w:rPr>
          <w:rFonts w:asciiTheme="minorEastAsia" w:eastAsiaTheme="minorEastAsia" w:hAnsiTheme="minorEastAsia" w:hint="eastAsia"/>
          <w:sz w:val="36"/>
          <w:szCs w:val="36"/>
          <w:lang w:eastAsia="zh-CN"/>
        </w:rPr>
        <w:t xml:space="preserve">　</w:t>
      </w:r>
      <w:r>
        <w:rPr>
          <w:rFonts w:asciiTheme="minorEastAsia" w:eastAsiaTheme="minorEastAsia" w:hAnsiTheme="minorEastAsia" w:hint="eastAsia"/>
          <w:sz w:val="36"/>
          <w:szCs w:val="36"/>
        </w:rPr>
        <w:t>雅宜</w:t>
      </w:r>
    </w:p>
    <w:p w14:paraId="53155475" w14:textId="05B82F2B" w:rsidR="00E25A32" w:rsidRPr="00C56402" w:rsidRDefault="00352635" w:rsidP="00E25A32">
      <w:pPr>
        <w:jc w:val="center"/>
        <w:rPr>
          <w:rFonts w:asciiTheme="minorEastAsia" w:eastAsiaTheme="minorEastAsia" w:hAnsiTheme="minorEastAsia"/>
          <w:sz w:val="36"/>
          <w:szCs w:val="36"/>
        </w:rPr>
      </w:pPr>
      <w:r>
        <w:rPr>
          <w:rFonts w:asciiTheme="minorEastAsia" w:eastAsiaTheme="minorEastAsia" w:hAnsiTheme="minorEastAsia" w:hint="eastAsia"/>
          <w:sz w:val="36"/>
          <w:szCs w:val="36"/>
        </w:rPr>
        <w:t xml:space="preserve">123D075　</w:t>
      </w:r>
      <w:r>
        <w:rPr>
          <w:rFonts w:asciiTheme="minorEastAsia" w:eastAsiaTheme="minorEastAsia" w:hAnsiTheme="minorEastAsia"/>
          <w:sz w:val="36"/>
          <w:szCs w:val="36"/>
        </w:rPr>
        <w:t>添野</w:t>
      </w:r>
      <w:r>
        <w:rPr>
          <w:rFonts w:asciiTheme="minorEastAsia" w:eastAsiaTheme="minorEastAsia" w:hAnsiTheme="minorEastAsia" w:hint="eastAsia"/>
          <w:sz w:val="36"/>
          <w:szCs w:val="36"/>
        </w:rPr>
        <w:t xml:space="preserve">　</w:t>
      </w:r>
      <w:r>
        <w:rPr>
          <w:rFonts w:asciiTheme="minorEastAsia" w:eastAsiaTheme="minorEastAsia" w:hAnsiTheme="minorEastAsia"/>
          <w:sz w:val="36"/>
          <w:szCs w:val="36"/>
        </w:rPr>
        <w:t>真之介</w:t>
      </w:r>
    </w:p>
    <w:p w14:paraId="67EACF01" w14:textId="77777777" w:rsidR="00DD0DD4" w:rsidRPr="00352635" w:rsidRDefault="00DD0DD4" w:rsidP="00DD0DD4">
      <w:pPr>
        <w:jc w:val="center"/>
        <w:rPr>
          <w:rFonts w:asciiTheme="minorEastAsia" w:eastAsiaTheme="minorEastAsia" w:hAnsiTheme="minorEastAsia"/>
          <w:sz w:val="32"/>
          <w:szCs w:val="32"/>
        </w:rPr>
      </w:pPr>
    </w:p>
    <w:p w14:paraId="36143E25" w14:textId="6D641325" w:rsidR="00DD0DD4" w:rsidRPr="0038353F" w:rsidRDefault="00DD0DD4" w:rsidP="00DD0DD4">
      <w:pPr>
        <w:jc w:val="center"/>
        <w:rPr>
          <w:rFonts w:asciiTheme="minorEastAsia" w:eastAsiaTheme="minorEastAsia" w:hAnsiTheme="minorEastAsia"/>
          <w:sz w:val="32"/>
          <w:szCs w:val="32"/>
        </w:rPr>
      </w:pPr>
      <w:r>
        <w:rPr>
          <w:rFonts w:asciiTheme="minorEastAsia" w:eastAsiaTheme="minorEastAsia" w:hAnsiTheme="minorEastAsia" w:hint="eastAsia"/>
          <w:sz w:val="32"/>
          <w:szCs w:val="32"/>
        </w:rPr>
        <w:t>データサイエンス学科</w:t>
      </w:r>
    </w:p>
    <w:p w14:paraId="41A0D0AE" w14:textId="77777777" w:rsidR="001A5E49" w:rsidRPr="00DD0DD4" w:rsidRDefault="001A5E49" w:rsidP="00F05BA1">
      <w:pPr>
        <w:jc w:val="center"/>
        <w:rPr>
          <w:rFonts w:asciiTheme="minorEastAsia" w:eastAsiaTheme="minorEastAsia" w:hAnsiTheme="minorEastAsia"/>
          <w:sz w:val="28"/>
          <w:szCs w:val="28"/>
        </w:rPr>
      </w:pPr>
    </w:p>
    <w:p w14:paraId="517288BD" w14:textId="77777777" w:rsidR="0038353F" w:rsidRPr="0038353F" w:rsidRDefault="0038353F" w:rsidP="00E9763E">
      <w:pPr>
        <w:snapToGrid w:val="0"/>
        <w:jc w:val="center"/>
        <w:rPr>
          <w:rFonts w:asciiTheme="minorEastAsia" w:eastAsiaTheme="minorEastAsia" w:hAnsiTheme="minorEastAsia"/>
          <w:sz w:val="36"/>
          <w:szCs w:val="36"/>
        </w:rPr>
      </w:pPr>
      <w:r>
        <w:rPr>
          <w:rFonts w:asciiTheme="minorEastAsia" w:eastAsiaTheme="minorEastAsia" w:hAnsiTheme="minorEastAsia" w:hint="eastAsia"/>
          <w:sz w:val="36"/>
          <w:szCs w:val="36"/>
        </w:rPr>
        <w:t>提出日：</w:t>
      </w:r>
    </w:p>
    <w:p w14:paraId="31F49939" w14:textId="264F8319" w:rsidR="0038353F" w:rsidRPr="006E65E8" w:rsidRDefault="0038353F" w:rsidP="00E9763E">
      <w:pPr>
        <w:snapToGrid w:val="0"/>
        <w:jc w:val="center"/>
        <w:rPr>
          <w:rFonts w:asciiTheme="minorEastAsia" w:eastAsiaTheme="minorEastAsia" w:hAnsiTheme="minorEastAsia"/>
          <w:color w:val="FF0000"/>
          <w:sz w:val="36"/>
          <w:szCs w:val="36"/>
          <w:lang w:eastAsia="zh-TW"/>
        </w:rPr>
      </w:pPr>
      <w:r>
        <w:rPr>
          <w:rFonts w:asciiTheme="minorEastAsia" w:eastAsiaTheme="minorEastAsia" w:hAnsiTheme="minorEastAsia"/>
          <w:sz w:val="36"/>
          <w:szCs w:val="36"/>
        </w:rPr>
        <w:t>20</w:t>
      </w:r>
      <w:r>
        <w:rPr>
          <w:rFonts w:asciiTheme="minorEastAsia" w:eastAsiaTheme="minorEastAsia" w:hAnsiTheme="minorEastAsia" w:hint="eastAsia"/>
          <w:sz w:val="36"/>
          <w:szCs w:val="36"/>
        </w:rPr>
        <w:t>26</w:t>
      </w:r>
      <w:r>
        <w:rPr>
          <w:rFonts w:asciiTheme="minorEastAsia" w:eastAsiaTheme="minorEastAsia" w:hAnsiTheme="minorEastAsia"/>
          <w:sz w:val="36"/>
          <w:szCs w:val="36"/>
        </w:rPr>
        <w:t>年</w:t>
      </w:r>
      <w:r>
        <w:rPr>
          <w:rFonts w:asciiTheme="minorEastAsia" w:eastAsiaTheme="minorEastAsia" w:hAnsiTheme="minorEastAsia" w:hint="eastAsia"/>
          <w:sz w:val="36"/>
          <w:szCs w:val="36"/>
        </w:rPr>
        <w:t>7</w:t>
      </w:r>
      <w:r>
        <w:rPr>
          <w:rFonts w:asciiTheme="minorEastAsia" w:eastAsiaTheme="minorEastAsia" w:hAnsiTheme="minorEastAsia"/>
          <w:sz w:val="36"/>
          <w:szCs w:val="36"/>
        </w:rPr>
        <w:t>月</w:t>
      </w:r>
      <w:del w:id="2" w:author="KITAKUBO SHIGERU" w:date="2026-07-16T21:54:00Z" w16du:dateUtc="2026-07-16T12:54:00Z">
        <w:r>
          <w:rPr>
            <w:rFonts w:asciiTheme="minorEastAsia" w:eastAsiaTheme="minorEastAsia" w:hAnsiTheme="minorEastAsia" w:hint="eastAsia"/>
            <w:sz w:val="36"/>
            <w:szCs w:val="36"/>
          </w:rPr>
          <w:delText>17</w:delText>
        </w:r>
      </w:del>
      <w:ins w:id="3" w:author="KITAKUBO SHIGERU" w:date="2026-07-16T21:54:00Z" w16du:dateUtc="2026-07-16T12:54:00Z">
        <w:r>
          <w:rPr>
            <w:rFonts w:asciiTheme="minorEastAsia" w:eastAsiaTheme="minorEastAsia" w:hAnsiTheme="minorEastAsia" w:hint="eastAsia"/>
            <w:sz w:val="36"/>
            <w:szCs w:val="36"/>
          </w:rPr>
          <w:t>1</w:t>
        </w:r>
        <w:r w:rsidR="00C378D1">
          <w:rPr>
            <w:rFonts w:asciiTheme="minorEastAsia" w:eastAsiaTheme="minorEastAsia" w:hAnsiTheme="minorEastAsia" w:hint="eastAsia"/>
            <w:sz w:val="36"/>
            <w:szCs w:val="36"/>
          </w:rPr>
          <w:t>6</w:t>
        </w:r>
      </w:ins>
      <w:r>
        <w:rPr>
          <w:rFonts w:asciiTheme="minorEastAsia" w:eastAsiaTheme="minorEastAsia" w:hAnsiTheme="minorEastAsia"/>
          <w:sz w:val="36"/>
          <w:szCs w:val="36"/>
        </w:rPr>
        <w:t>日</w:t>
      </w:r>
    </w:p>
    <w:p w14:paraId="0FA6DC07" w14:textId="77777777" w:rsidR="0038353F" w:rsidRPr="001A5E49" w:rsidRDefault="0038353F" w:rsidP="00F05BA1">
      <w:pPr>
        <w:jc w:val="center"/>
        <w:rPr>
          <w:rFonts w:asciiTheme="minorEastAsia" w:eastAsiaTheme="minorEastAsia" w:hAnsiTheme="minorEastAsia"/>
          <w:sz w:val="28"/>
          <w:szCs w:val="28"/>
        </w:rPr>
      </w:pPr>
    </w:p>
    <w:p w14:paraId="0F53B47D" w14:textId="77777777" w:rsidR="00F05BA1" w:rsidRPr="001A5E49" w:rsidRDefault="00E901BC" w:rsidP="00E9763E">
      <w:pPr>
        <w:snapToGrid w:val="0"/>
        <w:jc w:val="center"/>
        <w:rPr>
          <w:rFonts w:asciiTheme="minorEastAsia" w:eastAsiaTheme="minorEastAsia" w:hAnsiTheme="minorEastAsia"/>
          <w:sz w:val="28"/>
          <w:szCs w:val="28"/>
        </w:rPr>
      </w:pPr>
      <w:r>
        <w:rPr>
          <w:rFonts w:asciiTheme="minorEastAsia" w:eastAsiaTheme="minorEastAsia" w:hAnsiTheme="minorEastAsia" w:hint="eastAsia"/>
          <w:sz w:val="28"/>
          <w:szCs w:val="28"/>
        </w:rPr>
        <w:t>指導教員：</w:t>
      </w:r>
    </w:p>
    <w:p w14:paraId="193FDEE1" w14:textId="77777777" w:rsidR="00E901BC" w:rsidRPr="001A5E49" w:rsidRDefault="00F05BA1" w:rsidP="00E9763E">
      <w:pPr>
        <w:snapToGrid w:val="0"/>
        <w:jc w:val="center"/>
        <w:rPr>
          <w:rFonts w:asciiTheme="minorEastAsia" w:eastAsiaTheme="minorEastAsia" w:hAnsiTheme="minorEastAsia"/>
          <w:sz w:val="28"/>
          <w:szCs w:val="28"/>
          <w:lang w:eastAsia="zh-TW"/>
        </w:rPr>
      </w:pPr>
      <w:r>
        <w:rPr>
          <w:rFonts w:asciiTheme="minorEastAsia" w:eastAsiaTheme="minorEastAsia" w:hAnsiTheme="minorEastAsia" w:hint="eastAsia"/>
          <w:sz w:val="28"/>
          <w:szCs w:val="28"/>
          <w:lang w:eastAsia="zh-TW"/>
        </w:rPr>
        <w:t>北久保茂　准教授</w:t>
      </w:r>
    </w:p>
    <w:p w14:paraId="42560B72" w14:textId="77777777" w:rsidR="00926B8F" w:rsidRPr="001A5E49" w:rsidRDefault="00926B8F" w:rsidP="00E9763E">
      <w:pPr>
        <w:snapToGrid w:val="0"/>
        <w:ind w:left="2520"/>
        <w:rPr>
          <w:rFonts w:asciiTheme="minorEastAsia" w:eastAsiaTheme="minorEastAsia" w:hAnsiTheme="minorEastAsia"/>
          <w:szCs w:val="21"/>
        </w:rPr>
        <w:sectPr w:rsidR="00926B8F" w:rsidRPr="001A5E49" w:rsidSect="007E1B97">
          <w:headerReference w:type="default" r:id="rId11"/>
          <w:footerReference w:type="even" r:id="rId12"/>
          <w:footerReference w:type="default" r:id="rId13"/>
          <w:pgSz w:w="11906" w:h="16838" w:code="9"/>
          <w:pgMar w:top="1701" w:right="1701" w:bottom="1701" w:left="1701" w:header="851" w:footer="992" w:gutter="0"/>
          <w:pgNumType w:start="0"/>
          <w:cols w:space="425"/>
          <w:titlePg/>
          <w:docGrid w:type="lines" w:linePitch="360"/>
        </w:sectPr>
      </w:pPr>
    </w:p>
    <w:p w14:paraId="7A01E69B" w14:textId="77777777" w:rsidR="00926B8F" w:rsidRPr="007E1B97" w:rsidRDefault="007E1B97" w:rsidP="00DD0DD4">
      <w:pPr>
        <w:pageBreakBefore/>
        <w:numPr>
          <w:ilvl w:val="0"/>
          <w:numId w:val="1"/>
        </w:numPr>
        <w:rPr>
          <w:rFonts w:asciiTheme="minorEastAsia" w:eastAsiaTheme="minorEastAsia" w:hAnsiTheme="minorEastAsia"/>
          <w:b/>
          <w:szCs w:val="21"/>
        </w:rPr>
      </w:pPr>
      <w:r>
        <w:rPr>
          <w:rFonts w:asciiTheme="minorEastAsia" w:eastAsiaTheme="minorEastAsia" w:hAnsiTheme="minorEastAsia" w:hint="eastAsia"/>
          <w:b/>
          <w:szCs w:val="21"/>
        </w:rPr>
        <w:lastRenderedPageBreak/>
        <w:t>研究背景</w:t>
      </w:r>
    </w:p>
    <w:p w14:paraId="35F8D27A" w14:textId="77777777" w:rsidR="003A705B" w:rsidRPr="006E65E8" w:rsidRDefault="006E65E8" w:rsidP="0038353F">
      <w:pPr>
        <w:ind w:left="180" w:firstLine="246"/>
        <w:rPr>
          <w:rFonts w:asciiTheme="minorEastAsia" w:eastAsiaTheme="minorEastAsia" w:hAnsiTheme="minorEastAsia"/>
          <w:color w:val="FF0000"/>
          <w:szCs w:val="21"/>
        </w:rPr>
      </w:pPr>
      <w:r>
        <w:rPr>
          <w:rFonts w:asciiTheme="minorEastAsia" w:eastAsiaTheme="minorEastAsia" w:hAnsiTheme="minorEastAsia" w:hint="eastAsia"/>
          <w:szCs w:val="21"/>
        </w:rPr>
        <w:t>近年、クラウドコンピューティングやサーバー運用の基盤として、KVMに代表されるサーバー仮想化技術と、Dockerに代表されるコンテナ技術が広く利用されている。両技術はいずれも1台の物理サーバー上で複数の実行環境を独立に稼働させることを可能にするが、仮想化の方式や資源の使い方が異なるため、CPU・メモリ・ストレージ・ネットワークといった性能面での特性には差異があると考えられる。しかし、実際にどの程度の性能差が生じるのか、また用途に応じてどの技術や構成を選択すべきかについては、体系的に整理された情報が少ないのが現状である。そこで、複数の仮想化・コンテナ環境を実際に構築し、性能を定量的に比較することでそれぞれの技術の特性を明らかにしたいと考え、本研究テーマとした。</w:t>
      </w:r>
    </w:p>
    <w:p w14:paraId="35F8D27B" w14:textId="77777778" w:rsidR="003A705B" w:rsidRDefault="006E65E8" w:rsidP="0038353F">
      <w:pPr>
        <w:ind w:left="180" w:firstLine="246"/>
        <w:rPr>
          <w:rFonts w:asciiTheme="minorEastAsia" w:eastAsiaTheme="minorEastAsia" w:hAnsiTheme="minorEastAsia"/>
          <w:szCs w:val="21"/>
        </w:rPr>
      </w:pPr>
      <w:r>
        <w:rPr>
          <w:rFonts w:asciiTheme="minorEastAsia" w:eastAsiaTheme="minorEastAsia" w:hAnsiTheme="minorEastAsia"/>
          <w:szCs w:val="21"/>
        </w:rPr>
        <w:t>仮想化技術は、1960年代のIBM CP-40／CP-67に始まり、1974年のPopekとGoldbergによる理論的要件の定式化[1]を経て、1999年のVMware、2003年のXen[2]、2007年のKVM[3]へと発展してきた。一方コンテナ技術は、1979年のchrootを起点に、2000年のFreeBSD Jails[4]、2001年のLinux VServer、2008年のLXCを経て2013年にDockerへと至った[5]。このように両技術は段階的に発展してきたが、双方を横断的に比較した研究は少なく、Felterらの研究[6]も二重仮想化構成は扱っていないため、本研究の位置づけには意義がある。</w:t>
      </w:r>
    </w:p>
    <w:p w14:paraId="25AF6A10" w14:textId="77777777" w:rsidR="001A5E49" w:rsidRPr="0038353F" w:rsidRDefault="001A5E49" w:rsidP="001A5E49">
      <w:pPr>
        <w:ind w:firstLine="284"/>
        <w:rPr>
          <w:rFonts w:asciiTheme="minorEastAsia" w:eastAsiaTheme="minorEastAsia" w:hAnsiTheme="minorEastAsia"/>
          <w:szCs w:val="21"/>
        </w:rPr>
      </w:pPr>
    </w:p>
    <w:p w14:paraId="5584B630" w14:textId="77777777" w:rsidR="00E33F05" w:rsidRPr="007E1B97" w:rsidRDefault="007E1B97" w:rsidP="00E33F05">
      <w:pPr>
        <w:numPr>
          <w:ilvl w:val="0"/>
          <w:numId w:val="1"/>
        </w:numPr>
        <w:rPr>
          <w:rFonts w:asciiTheme="minorEastAsia" w:eastAsiaTheme="minorEastAsia" w:hAnsiTheme="minorEastAsia"/>
          <w:b/>
          <w:szCs w:val="21"/>
        </w:rPr>
      </w:pPr>
      <w:r>
        <w:rPr>
          <w:rFonts w:asciiTheme="minorEastAsia" w:eastAsiaTheme="minorEastAsia" w:hAnsiTheme="minorEastAsia" w:hint="eastAsia"/>
          <w:b/>
          <w:szCs w:val="21"/>
        </w:rPr>
        <w:t>研究目的</w:t>
      </w:r>
    </w:p>
    <w:p w14:paraId="5F4E2920" w14:textId="71B44DFE" w:rsidR="006E65E8" w:rsidRPr="006E65E8" w:rsidRDefault="006E65E8" w:rsidP="006E65E8">
      <w:pPr>
        <w:ind w:left="180" w:firstLine="246"/>
        <w:rPr>
          <w:rFonts w:asciiTheme="minorEastAsia" w:eastAsiaTheme="minorEastAsia" w:hAnsiTheme="minorEastAsia"/>
          <w:color w:val="FF0000"/>
          <w:szCs w:val="21"/>
        </w:rPr>
      </w:pPr>
      <w:r>
        <w:rPr>
          <w:rFonts w:asciiTheme="minorEastAsia" w:eastAsiaTheme="minorEastAsia" w:hAnsiTheme="minorEastAsia" w:hint="eastAsia"/>
          <w:szCs w:val="21"/>
        </w:rPr>
        <w:t>ホストOS単体、VM</w:t>
      </w:r>
      <w:ins w:id="4" w:author="KITAKUBO SHIGERU" w:date="2026-07-16T21:54:00Z" w16du:dateUtc="2026-07-16T12:54:00Z">
        <w:r w:rsidR="00C378D1">
          <w:rPr>
            <w:rFonts w:asciiTheme="minorEastAsia" w:eastAsiaTheme="minorEastAsia" w:hAnsiTheme="minorEastAsia" w:hint="eastAsia"/>
            <w:szCs w:val="21"/>
          </w:rPr>
          <w:t>（仮想マシン）</w:t>
        </w:r>
      </w:ins>
      <w:r>
        <w:rPr>
          <w:rFonts w:asciiTheme="minorEastAsia" w:eastAsiaTheme="minorEastAsia" w:hAnsiTheme="minorEastAsia" w:hint="eastAsia"/>
          <w:szCs w:val="21"/>
        </w:rPr>
        <w:t>単体、Docker単体、VM上でDockerを稼働させる環境（二重仮想化）の4環境を構築し、CPU・メモリ・ストレージ・ネットワークの各性能を同一条件下で測定・比較する。また、CPUアフィニティ設定など構成の違いが性能に与える影響についても検証する。これらの結果をもとに、用途ごとに適した仮想化・コンテナ技術の選定指針を導出することを目的とする。</w:t>
      </w:r>
    </w:p>
    <w:p w14:paraId="548C9AB9" w14:textId="77777777" w:rsidR="001A5E49" w:rsidRPr="001A5E49" w:rsidRDefault="001A5E49" w:rsidP="003A705B">
      <w:pPr>
        <w:rPr>
          <w:rFonts w:asciiTheme="minorEastAsia" w:eastAsiaTheme="minorEastAsia" w:hAnsiTheme="minorEastAsia"/>
          <w:szCs w:val="21"/>
        </w:rPr>
      </w:pPr>
    </w:p>
    <w:p w14:paraId="31188CD7" w14:textId="77777777" w:rsidR="00083BBE" w:rsidRPr="007E1B97" w:rsidRDefault="00E33F05" w:rsidP="00083BBE">
      <w:pPr>
        <w:numPr>
          <w:ilvl w:val="0"/>
          <w:numId w:val="1"/>
        </w:numPr>
        <w:rPr>
          <w:rFonts w:asciiTheme="minorEastAsia" w:eastAsiaTheme="minorEastAsia" w:hAnsiTheme="minorEastAsia"/>
          <w:b/>
          <w:szCs w:val="21"/>
        </w:rPr>
      </w:pPr>
      <w:r>
        <w:rPr>
          <w:rFonts w:asciiTheme="minorEastAsia" w:eastAsiaTheme="minorEastAsia" w:hAnsiTheme="minorEastAsia" w:hint="eastAsia"/>
          <w:b/>
          <w:szCs w:val="21"/>
        </w:rPr>
        <w:t>本研究の有用性</w:t>
      </w:r>
    </w:p>
    <w:p w14:paraId="15DFE196" w14:textId="77777777" w:rsidR="006E65E8" w:rsidRPr="006E65E8" w:rsidRDefault="006E65E8" w:rsidP="006E65E8">
      <w:pPr>
        <w:ind w:left="180" w:firstLine="246"/>
        <w:rPr>
          <w:rFonts w:asciiTheme="minorEastAsia" w:eastAsiaTheme="minorEastAsia" w:hAnsiTheme="minorEastAsia"/>
          <w:color w:val="FF0000"/>
          <w:szCs w:val="21"/>
        </w:rPr>
      </w:pPr>
      <w:r>
        <w:rPr>
          <w:rFonts w:asciiTheme="minorEastAsia" w:eastAsiaTheme="minorEastAsia" w:hAnsiTheme="minorEastAsia" w:hint="eastAsia"/>
          <w:szCs w:val="21"/>
        </w:rPr>
        <w:t>本研究の結果から、各仮想化・コンテナ環境の性能特性や設定変更による影響が明らかになれば、実運用環境における仮想化基盤の選定や構成設計の判断材料となり、システムの効率的な運用やリソースの最適配分に貢献できると考えられる。</w:t>
      </w:r>
    </w:p>
    <w:p w14:paraId="48DDE3ED" w14:textId="77777777" w:rsidR="001A5E49" w:rsidRDefault="001A5E49" w:rsidP="001A5E49">
      <w:pPr>
        <w:ind w:firstLine="284"/>
        <w:rPr>
          <w:rFonts w:asciiTheme="minorEastAsia" w:eastAsiaTheme="minorEastAsia" w:hAnsiTheme="minorEastAsia"/>
          <w:szCs w:val="21"/>
        </w:rPr>
      </w:pPr>
    </w:p>
    <w:p w14:paraId="037DC9ED" w14:textId="77777777" w:rsidR="00B27EBE" w:rsidRPr="007E1B97" w:rsidRDefault="00E33F05" w:rsidP="001A5E49">
      <w:pPr>
        <w:numPr>
          <w:ilvl w:val="0"/>
          <w:numId w:val="1"/>
        </w:numPr>
        <w:rPr>
          <w:rFonts w:asciiTheme="minorEastAsia" w:eastAsiaTheme="minorEastAsia" w:hAnsiTheme="minorEastAsia"/>
          <w:b/>
          <w:szCs w:val="21"/>
        </w:rPr>
      </w:pPr>
      <w:r>
        <w:rPr>
          <w:rFonts w:asciiTheme="minorEastAsia" w:eastAsiaTheme="minorEastAsia" w:hAnsiTheme="minorEastAsia" w:hint="eastAsia"/>
          <w:b/>
          <w:szCs w:val="21"/>
        </w:rPr>
        <w:t>研究の概要</w:t>
      </w:r>
    </w:p>
    <w:p w14:paraId="0BB83FE0" w14:textId="77777777" w:rsidR="00CD31B0" w:rsidRPr="006E65E8" w:rsidRDefault="006E65E8" w:rsidP="00CD31B0">
      <w:pPr>
        <w:numPr>
          <w:ilvl w:val="1"/>
          <w:numId w:val="1"/>
        </w:numPr>
        <w:rPr>
          <w:rFonts w:asciiTheme="minorEastAsia" w:eastAsiaTheme="minorEastAsia" w:hAnsiTheme="minorEastAsia"/>
          <w:b/>
          <w:color w:val="FF0000"/>
          <w:szCs w:val="21"/>
        </w:rPr>
      </w:pPr>
      <w:r>
        <w:rPr>
          <w:rFonts w:asciiTheme="minorEastAsia" w:eastAsiaTheme="minorEastAsia" w:hAnsiTheme="minorEastAsia" w:hint="eastAsia"/>
          <w:b/>
          <w:szCs w:val="21"/>
        </w:rPr>
        <w:t>サーバー仮想化技術とコンテナ技術について</w:t>
      </w:r>
    </w:p>
    <w:p w14:paraId="36771F62" w14:textId="77777777" w:rsidR="00CD31B0" w:rsidRPr="006E65E8" w:rsidRDefault="006E65E8" w:rsidP="006E65E8">
      <w:pPr>
        <w:ind w:left="180" w:firstLine="246"/>
        <w:rPr>
          <w:rFonts w:asciiTheme="minorEastAsia" w:eastAsiaTheme="minorEastAsia" w:hAnsiTheme="minorEastAsia"/>
          <w:color w:val="FF0000"/>
          <w:szCs w:val="21"/>
        </w:rPr>
      </w:pPr>
      <w:r>
        <w:rPr>
          <w:rFonts w:asciiTheme="minorEastAsia" w:eastAsiaTheme="minorEastAsia" w:hAnsiTheme="minorEastAsia" w:hint="eastAsia"/>
          <w:szCs w:val="21"/>
        </w:rPr>
        <w:t>サーバー仮想化技術とは、KVM/QEMUのようなハイパーバイザーを用いて、1台の物理サーバー上に独立したOS環境（仮想マシン）を複数構築する技術である[3]。一方、コンテナ技術とは、DockerのようにホストOSのカーネルを共有しながらプロセス単位でアプリケーションの実行環境を分離する技術であり、仮想マシンに比べて起動が速く、リソース</w:t>
      </w:r>
      <w:r>
        <w:rPr>
          <w:rFonts w:asciiTheme="minorEastAsia" w:eastAsiaTheme="minorEastAsia" w:hAnsiTheme="minorEastAsia" w:hint="eastAsia"/>
          <w:szCs w:val="21"/>
        </w:rPr>
        <w:lastRenderedPageBreak/>
        <w:t>のオーバーヘッドが小さいという特徴を持つ[5]。本研究では、この2つの技術に加え、仮想マシン上でコンテナを稼働させる構成（二重仮想化）も比較対象に含める。</w:t>
      </w:r>
    </w:p>
    <w:p w14:paraId="12FBD67C" w14:textId="77777777" w:rsidR="006E65E8" w:rsidRPr="008D6C56" w:rsidRDefault="006E65E8" w:rsidP="006E65E8">
      <w:pPr>
        <w:ind w:left="180" w:firstLine="246"/>
        <w:rPr>
          <w:rFonts w:asciiTheme="minorEastAsia" w:eastAsiaTheme="minorEastAsia" w:hAnsiTheme="minorEastAsia"/>
          <w:b/>
          <w:szCs w:val="21"/>
          <w:highlight w:val="yellow"/>
        </w:rPr>
      </w:pPr>
    </w:p>
    <w:p w14:paraId="62600B64" w14:textId="77777777" w:rsidR="006E65E8" w:rsidRPr="006E65E8" w:rsidRDefault="006E65E8" w:rsidP="006E65E8">
      <w:pPr>
        <w:numPr>
          <w:ilvl w:val="1"/>
          <w:numId w:val="1"/>
        </w:numPr>
        <w:rPr>
          <w:rFonts w:asciiTheme="minorEastAsia" w:eastAsiaTheme="minorEastAsia" w:hAnsiTheme="minorEastAsia"/>
          <w:b/>
          <w:color w:val="FF0000"/>
          <w:szCs w:val="21"/>
        </w:rPr>
      </w:pPr>
      <w:r>
        <w:rPr>
          <w:rFonts w:asciiTheme="minorEastAsia" w:eastAsiaTheme="minorEastAsia" w:hAnsiTheme="minorEastAsia" w:hint="eastAsia"/>
          <w:b/>
          <w:szCs w:val="21"/>
        </w:rPr>
        <w:t>性能評価指標と測定手法</w:t>
      </w:r>
    </w:p>
    <w:p w14:paraId="19A1EBF3" w14:textId="3DB4850A" w:rsidR="006E65E8" w:rsidRPr="006E65E8" w:rsidRDefault="006E65E8" w:rsidP="1A6B2A62">
      <w:pPr>
        <w:ind w:left="180" w:firstLine="246"/>
        <w:rPr>
          <w:rFonts w:asciiTheme="minorEastAsia" w:eastAsiaTheme="minorEastAsia" w:hAnsiTheme="minorEastAsia"/>
          <w:color w:val="FF0000"/>
        </w:rPr>
      </w:pPr>
      <w:r>
        <w:rPr>
          <w:rFonts w:asciiTheme="minorEastAsia" w:eastAsiaTheme="minorEastAsia" w:hAnsiTheme="minorEastAsia"/>
        </w:rPr>
        <w:t>各環境の性能は、CPUの演算速度・スループットとメモリの帯域幅・レイテンシを</w:t>
      </w:r>
      <w:proofErr w:type="spellStart"/>
      <w:r>
        <w:rPr>
          <w:rFonts w:asciiTheme="minorEastAsia" w:eastAsiaTheme="minorEastAsia" w:hAnsiTheme="minorEastAsia"/>
        </w:rPr>
        <w:t>SysBench</w:t>
      </w:r>
      <w:proofErr w:type="spellEnd"/>
      <w:r>
        <w:rPr>
          <w:rFonts w:asciiTheme="minorEastAsia" w:eastAsiaTheme="minorEastAsia" w:hAnsiTheme="minorEastAsia"/>
        </w:rPr>
        <w:t>、ストレージのIOPS・スループット・レイテンシを</w:t>
      </w:r>
      <w:proofErr w:type="spellStart"/>
      <w:r>
        <w:rPr>
          <w:rFonts w:asciiTheme="minorEastAsia" w:eastAsiaTheme="minorEastAsia" w:hAnsiTheme="minorEastAsia"/>
        </w:rPr>
        <w:t>fio</w:t>
      </w:r>
      <w:proofErr w:type="spellEnd"/>
      <w:r>
        <w:rPr>
          <w:rFonts w:asciiTheme="minorEastAsia" w:eastAsiaTheme="minorEastAsia" w:hAnsiTheme="minorEastAsia"/>
        </w:rPr>
        <w:t>、ネットワークのTCP/UDPスループット・ジッタをiperf3</w:t>
      </w:r>
      <w:del w:id="5" w:author="KITAKUBO SHIGERU" w:date="2026-07-16T21:54:00Z" w16du:dateUtc="2026-07-16T12:54:00Z">
        <w:r>
          <w:rPr>
            <w:rFonts w:asciiTheme="minorEastAsia" w:eastAsiaTheme="minorEastAsia" w:hAnsiTheme="minorEastAsia"/>
          </w:rPr>
          <w:delText>、それぞれ</w:delText>
        </w:r>
      </w:del>
      <w:ins w:id="6" w:author="KITAKUBO SHIGERU" w:date="2026-07-16T21:54:00Z" w16du:dateUtc="2026-07-16T12:54:00Z">
        <w:r w:rsidR="00C378D1">
          <w:rPr>
            <w:rFonts w:asciiTheme="minorEastAsia" w:eastAsiaTheme="minorEastAsia" w:hAnsiTheme="minorEastAsia" w:hint="eastAsia"/>
          </w:rPr>
          <w:t>の各性能測定ツールを用いて</w:t>
        </w:r>
      </w:ins>
      <w:r>
        <w:rPr>
          <w:rFonts w:asciiTheme="minorEastAsia" w:eastAsiaTheme="minorEastAsia" w:hAnsiTheme="minorEastAsia"/>
        </w:rPr>
        <w:t>測定する[6]。いずれの測定も同一条件下で10回実施し、その中央値を採用することで測定誤差の影響を抑える。</w:t>
      </w:r>
    </w:p>
    <w:p w14:paraId="73E57CFA" w14:textId="77777777" w:rsidR="003B31A0" w:rsidRPr="008D6C56" w:rsidRDefault="003B31A0" w:rsidP="003B31A0">
      <w:pPr>
        <w:ind w:left="425"/>
        <w:rPr>
          <w:rFonts w:asciiTheme="minorEastAsia" w:eastAsiaTheme="minorEastAsia" w:hAnsiTheme="minorEastAsia"/>
          <w:szCs w:val="21"/>
          <w:highlight w:val="yellow"/>
        </w:rPr>
      </w:pPr>
    </w:p>
    <w:p w14:paraId="45F86966" w14:textId="77777777" w:rsidR="004838DE" w:rsidRPr="006E65E8" w:rsidRDefault="004838DE" w:rsidP="004838DE">
      <w:pPr>
        <w:numPr>
          <w:ilvl w:val="1"/>
          <w:numId w:val="1"/>
        </w:numPr>
        <w:rPr>
          <w:rFonts w:asciiTheme="minorEastAsia" w:eastAsiaTheme="minorEastAsia" w:hAnsiTheme="minorEastAsia"/>
          <w:b/>
          <w:color w:val="FF0000"/>
          <w:szCs w:val="21"/>
        </w:rPr>
      </w:pPr>
      <w:r>
        <w:rPr>
          <w:rFonts w:asciiTheme="minorEastAsia" w:eastAsiaTheme="minorEastAsia" w:hAnsiTheme="minorEastAsia" w:hint="eastAsia"/>
          <w:b/>
          <w:szCs w:val="21"/>
        </w:rPr>
        <w:t>性能比較における課題</w:t>
      </w:r>
    </w:p>
    <w:p w14:paraId="65F03B27" w14:textId="77777777" w:rsidR="004838DE" w:rsidRPr="006E65E8" w:rsidRDefault="004838DE" w:rsidP="004838DE">
      <w:pPr>
        <w:ind w:left="180" w:firstLine="246"/>
        <w:rPr>
          <w:rFonts w:asciiTheme="minorEastAsia" w:eastAsiaTheme="minorEastAsia" w:hAnsiTheme="minorEastAsia"/>
          <w:color w:val="FF0000"/>
          <w:szCs w:val="21"/>
        </w:rPr>
      </w:pPr>
      <w:r>
        <w:rPr>
          <w:rFonts w:asciiTheme="minorEastAsia" w:eastAsiaTheme="minorEastAsia" w:hAnsiTheme="minorEastAsia" w:hint="eastAsia"/>
          <w:szCs w:val="21"/>
        </w:rPr>
        <w:t>本研究で比較する環境のうち、VM上でDockerを稼働させる構成は二重の仮想化層を経由するため、単純な比較だけでは性能差の要因を切り分けにくいという課題がある。また、CPUアフィニティの設定有無によっても測定結果が変動するため、条件をそろえた比較検証が必要である[6]。さらに、使用するホストOS（Ubuntu Server 26.04 LTS）は2026年8月上旬にポイントリリース（26.04.1）が予定されており、リリース前後で同一手順による再測定を行い、結果の再現性を確認する必要がある。</w:t>
      </w:r>
    </w:p>
    <w:p w14:paraId="4C1A43D9" w14:textId="77777777" w:rsidR="00176EA8" w:rsidRPr="008D6C56" w:rsidRDefault="00176EA8" w:rsidP="00176EA8">
      <w:pPr>
        <w:rPr>
          <w:rFonts w:asciiTheme="minorEastAsia" w:eastAsiaTheme="minorEastAsia" w:hAnsiTheme="minorEastAsia"/>
          <w:b/>
          <w:szCs w:val="21"/>
          <w:highlight w:val="yellow"/>
        </w:rPr>
      </w:pPr>
    </w:p>
    <w:p w14:paraId="26A9BF44" w14:textId="77777777" w:rsidR="004838DE" w:rsidRPr="006E65E8" w:rsidRDefault="004838DE" w:rsidP="004838DE">
      <w:pPr>
        <w:numPr>
          <w:ilvl w:val="1"/>
          <w:numId w:val="1"/>
        </w:numPr>
        <w:rPr>
          <w:rFonts w:asciiTheme="minorEastAsia" w:eastAsiaTheme="minorEastAsia" w:hAnsiTheme="minorEastAsia"/>
          <w:b/>
          <w:color w:val="FF0000"/>
          <w:szCs w:val="21"/>
        </w:rPr>
      </w:pPr>
      <w:r>
        <w:rPr>
          <w:rFonts w:asciiTheme="minorEastAsia" w:eastAsiaTheme="minorEastAsia" w:hAnsiTheme="minorEastAsia" w:hint="eastAsia"/>
          <w:b/>
          <w:szCs w:val="21"/>
        </w:rPr>
        <w:t>実験によって得たデータの比較・考察</w:t>
      </w:r>
    </w:p>
    <w:p w14:paraId="591B489A" w14:textId="77777777" w:rsidR="004838DE" w:rsidRPr="006E65E8" w:rsidRDefault="004838DE" w:rsidP="004838DE">
      <w:pPr>
        <w:ind w:left="180" w:firstLine="246"/>
        <w:rPr>
          <w:rFonts w:asciiTheme="minorEastAsia" w:eastAsiaTheme="minorEastAsia" w:hAnsiTheme="minorEastAsia"/>
          <w:color w:val="FF0000"/>
          <w:szCs w:val="21"/>
        </w:rPr>
      </w:pPr>
      <w:r>
        <w:rPr>
          <w:rFonts w:asciiTheme="minorEastAsia" w:eastAsiaTheme="minorEastAsia" w:hAnsiTheme="minorEastAsia" w:hint="eastAsia"/>
          <w:szCs w:val="21"/>
        </w:rPr>
        <w:t>ホストOS単体・VM単体・Docker単体・VM上Dockerの4環境を構築し、各環境でSysBench・fio・iperf3による測定を行い、得られたデータを比較・分析する予定である。具体的な実験手順や構築方法については、別途作成した実験計画書にまとめている。2026年7月3日時点では実験環境の構築段階であり、具体的な測定データはまだ得られていない。今後、環境構築が完了次第、順次測定を行い比較・考察を進めていく。</w:t>
      </w:r>
    </w:p>
    <w:p w14:paraId="06BD1EEE" w14:textId="77777777" w:rsidR="001A5E49" w:rsidRDefault="001A5E49" w:rsidP="001A5E49">
      <w:pPr>
        <w:ind w:left="284" w:firstLine="283"/>
        <w:rPr>
          <w:rFonts w:asciiTheme="minorEastAsia" w:eastAsiaTheme="minorEastAsia" w:hAnsiTheme="minorEastAsia"/>
          <w:szCs w:val="21"/>
        </w:rPr>
      </w:pPr>
    </w:p>
    <w:p w14:paraId="0D3D1F6C" w14:textId="77777777" w:rsidR="00A04E53" w:rsidRPr="0038353F" w:rsidRDefault="00A04E53" w:rsidP="030AEB1B">
      <w:pPr>
        <w:ind w:left="425"/>
        <w:rPr>
          <w:del w:id="7" w:author="KITAKUBO SHIGERU" w:date="2026-07-16T21:54:00Z" w16du:dateUtc="2026-07-16T12:54:00Z"/>
          <w:rFonts w:asciiTheme="minorEastAsia" w:eastAsiaTheme="minorEastAsia" w:hAnsiTheme="minorEastAsia"/>
        </w:rPr>
      </w:pPr>
    </w:p>
    <w:p w14:paraId="7772DCA8" w14:textId="0B107F83" w:rsidR="030AEB1B" w:rsidRDefault="030AEB1B" w:rsidP="030AEB1B">
      <w:pPr>
        <w:ind w:left="425"/>
        <w:rPr>
          <w:del w:id="8" w:author="KITAKUBO SHIGERU" w:date="2026-07-16T21:54:00Z" w16du:dateUtc="2026-07-16T12:54:00Z"/>
          <w:rFonts w:asciiTheme="minorEastAsia" w:eastAsiaTheme="minorEastAsia" w:hAnsiTheme="minorEastAsia"/>
        </w:rPr>
      </w:pPr>
    </w:p>
    <w:p w14:paraId="516156C6" w14:textId="341B85CC" w:rsidR="030AEB1B" w:rsidRDefault="030AEB1B" w:rsidP="030AEB1B">
      <w:pPr>
        <w:rPr>
          <w:del w:id="9" w:author="KITAKUBO SHIGERU" w:date="2026-07-16T21:54:00Z" w16du:dateUtc="2026-07-16T12:54:00Z"/>
          <w:rFonts w:asciiTheme="minorEastAsia" w:eastAsiaTheme="minorEastAsia" w:hAnsiTheme="minorEastAsia"/>
        </w:rPr>
      </w:pPr>
    </w:p>
    <w:p w14:paraId="7DAE0298" w14:textId="0EBE153C" w:rsidR="54706913" w:rsidRPr="00BD5525" w:rsidRDefault="54706913" w:rsidP="54706913">
      <w:pPr>
        <w:rPr>
          <w:del w:id="10" w:author="KITAKUBO SHIGERU" w:date="2026-07-16T21:54:00Z" w16du:dateUtc="2026-07-16T12:54:00Z"/>
        </w:rPr>
      </w:pPr>
      <w:del w:id="11" w:author="KITAKUBO SHIGERU" w:date="2026-07-16T21:54:00Z" w16du:dateUtc="2026-07-16T12:54:00Z">
        <w:r>
          <w:br w:type="page"/>
        </w:r>
      </w:del>
    </w:p>
    <w:p w14:paraId="74E58359" w14:textId="77777777" w:rsidR="00E33F05" w:rsidRPr="001A5E49" w:rsidRDefault="00E33F05" w:rsidP="00E33F05">
      <w:pPr>
        <w:numPr>
          <w:ilvl w:val="0"/>
          <w:numId w:val="1"/>
        </w:numPr>
        <w:rPr>
          <w:rFonts w:asciiTheme="minorEastAsia" w:eastAsiaTheme="minorEastAsia" w:hAnsiTheme="minorEastAsia"/>
          <w:b/>
          <w:szCs w:val="21"/>
        </w:rPr>
      </w:pPr>
      <w:r>
        <w:rPr>
          <w:rFonts w:asciiTheme="minorEastAsia" w:eastAsiaTheme="minorEastAsia" w:hAnsiTheme="minorEastAsia" w:hint="eastAsia"/>
          <w:b/>
          <w:szCs w:val="21"/>
        </w:rPr>
        <w:lastRenderedPageBreak/>
        <w:t>日程計画</w:t>
      </w:r>
    </w:p>
    <w:p w14:paraId="23ECE944" w14:textId="77777777" w:rsidR="00E33F05" w:rsidRPr="001A5E49" w:rsidRDefault="003A705B" w:rsidP="00E00998">
      <w:pPr>
        <w:ind w:firstLineChars="100" w:firstLine="210"/>
        <w:rPr>
          <w:rFonts w:asciiTheme="minorEastAsia" w:eastAsiaTheme="minorEastAsia" w:hAnsiTheme="minorEastAsia"/>
          <w:szCs w:val="21"/>
        </w:rPr>
      </w:pPr>
      <w:r>
        <w:rPr>
          <w:rFonts w:asciiTheme="minorEastAsia" w:eastAsiaTheme="minorEastAsia" w:hAnsiTheme="minorEastAsia" w:hint="eastAsia"/>
          <w:szCs w:val="21"/>
        </w:rPr>
        <w:t>日程計画を表5.1に示す。具体的作業内容は以下の通りである。</w:t>
      </w:r>
    </w:p>
    <w:p w14:paraId="52BD99F6"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類似研究の調査</w:t>
      </w:r>
    </w:p>
    <w:p w14:paraId="4EC85E6A" w14:textId="77777777" w:rsidR="0038353F" w:rsidRPr="004838DE" w:rsidRDefault="00E76049" w:rsidP="00E76049">
      <w:pPr>
        <w:ind w:left="426" w:firstLine="141"/>
        <w:rPr>
          <w:rFonts w:asciiTheme="minorEastAsia" w:eastAsiaTheme="minorEastAsia" w:hAnsiTheme="minorEastAsia"/>
          <w:color w:val="FF0000"/>
          <w:szCs w:val="21"/>
        </w:rPr>
      </w:pPr>
      <w:r>
        <w:rPr>
          <w:rFonts w:asciiTheme="minorEastAsia" w:eastAsiaTheme="minorEastAsia" w:hAnsiTheme="minorEastAsia" w:hint="eastAsia"/>
          <w:szCs w:val="21"/>
        </w:rPr>
        <w:t>文献を調査し、研究の参考とする。</w:t>
      </w:r>
    </w:p>
    <w:p w14:paraId="77DADF7F"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サーバー仮想化技術について調査</w:t>
      </w:r>
    </w:p>
    <w:p w14:paraId="22BD06EC" w14:textId="77777777" w:rsidR="0038353F" w:rsidRPr="004838DE" w:rsidRDefault="0038353F" w:rsidP="0038353F">
      <w:pPr>
        <w:ind w:left="180"/>
        <w:rPr>
          <w:rFonts w:asciiTheme="minorEastAsia" w:eastAsiaTheme="minorEastAsia" w:hAnsiTheme="minorEastAsia"/>
          <w:color w:val="FF0000"/>
          <w:szCs w:val="21"/>
        </w:rPr>
      </w:pPr>
      <w:r>
        <w:rPr>
          <w:rFonts w:asciiTheme="minorEastAsia" w:eastAsiaTheme="minorEastAsia" w:hAnsiTheme="minorEastAsia" w:hint="eastAsia"/>
          <w:szCs w:val="21"/>
        </w:rPr>
        <w:t xml:space="preserve">　サーバー仮想化技術（KVM等）の原理や特徴について調査する。</w:t>
      </w:r>
    </w:p>
    <w:p w14:paraId="48BF41E8"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コンテナ技術について調査</w:t>
      </w:r>
    </w:p>
    <w:p w14:paraId="6C5047A2" w14:textId="77777777" w:rsidR="0038353F" w:rsidRPr="004838DE" w:rsidRDefault="0038353F" w:rsidP="0038353F">
      <w:pPr>
        <w:ind w:left="180"/>
        <w:rPr>
          <w:rFonts w:asciiTheme="minorEastAsia" w:eastAsiaTheme="minorEastAsia" w:hAnsiTheme="minorEastAsia"/>
          <w:color w:val="FF0000"/>
          <w:szCs w:val="21"/>
        </w:rPr>
      </w:pPr>
      <w:r>
        <w:rPr>
          <w:rFonts w:asciiTheme="minorEastAsia" w:eastAsiaTheme="minorEastAsia" w:hAnsiTheme="minorEastAsia" w:hint="eastAsia"/>
          <w:szCs w:val="21"/>
        </w:rPr>
        <w:t xml:space="preserve">　コンテナ技術（Docker等）の原理や特徴について調査する。</w:t>
      </w:r>
    </w:p>
    <w:p w14:paraId="5ED8F056"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実験環境構築について調査</w:t>
      </w:r>
    </w:p>
    <w:p w14:paraId="4388EF08" w14:textId="77777777" w:rsidR="0038353F" w:rsidRPr="004838DE" w:rsidRDefault="0038353F" w:rsidP="0038353F">
      <w:pPr>
        <w:ind w:left="180"/>
        <w:rPr>
          <w:rFonts w:asciiTheme="minorEastAsia" w:eastAsiaTheme="minorEastAsia" w:hAnsiTheme="minorEastAsia"/>
          <w:color w:val="FF0000"/>
          <w:szCs w:val="21"/>
        </w:rPr>
      </w:pPr>
      <w:r>
        <w:rPr>
          <w:rFonts w:asciiTheme="minorEastAsia" w:eastAsiaTheme="minorEastAsia" w:hAnsiTheme="minorEastAsia" w:hint="eastAsia"/>
          <w:szCs w:val="21"/>
        </w:rPr>
        <w:t xml:space="preserve">　実験環境（KVM・Docker・ベンチマークツール等）の構築方法について調査する。</w:t>
      </w:r>
    </w:p>
    <w:p w14:paraId="7746CCEF" w14:textId="77777777" w:rsidR="0038353F" w:rsidRPr="004838DE" w:rsidRDefault="0038353F"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設計</w:t>
      </w:r>
    </w:p>
    <w:p w14:paraId="7230F484" w14:textId="77777777" w:rsidR="0038353F" w:rsidRPr="004838DE" w:rsidRDefault="0038353F" w:rsidP="0038353F">
      <w:pPr>
        <w:ind w:left="180"/>
        <w:rPr>
          <w:rFonts w:asciiTheme="minorEastAsia" w:eastAsiaTheme="minorEastAsia" w:hAnsiTheme="minorEastAsia"/>
          <w:color w:val="FF0000"/>
          <w:szCs w:val="21"/>
        </w:rPr>
      </w:pPr>
      <w:r>
        <w:rPr>
          <w:rFonts w:asciiTheme="minorEastAsia" w:eastAsiaTheme="minorEastAsia" w:hAnsiTheme="minorEastAsia" w:hint="eastAsia"/>
          <w:szCs w:val="21"/>
        </w:rPr>
        <w:t xml:space="preserve">　実験に用いる比較環境（ホストOS単体・VM単体・Docker単体・VM上Docker）や測定項目・測定手順の仕様を設計する。</w:t>
      </w:r>
    </w:p>
    <w:p w14:paraId="5B216A5B" w14:textId="77777777" w:rsidR="0038353F" w:rsidRPr="004838DE" w:rsidRDefault="0038353F"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環境構築</w:t>
      </w:r>
    </w:p>
    <w:p w14:paraId="2BFA0F62" w14:textId="79EBC100" w:rsidR="00A04E53" w:rsidRDefault="0038353F" w:rsidP="0038353F">
      <w:pPr>
        <w:ind w:left="180"/>
        <w:rPr>
          <w:rFonts w:asciiTheme="minorEastAsia" w:eastAsiaTheme="minorEastAsia" w:hAnsiTheme="minorEastAsia"/>
        </w:rPr>
      </w:pPr>
      <w:r>
        <w:rPr>
          <w:rFonts w:asciiTheme="minorEastAsia" w:eastAsiaTheme="minorEastAsia" w:hAnsiTheme="minorEastAsia"/>
        </w:rPr>
        <w:t xml:space="preserve">　設計に基づき、ホストOS単体・VM単体・Docker単体・VM上Dockerの4環境を構築し、ベンチマークソフトウェア（SysBench・fio・iperf3）を導入する。</w:t>
      </w:r>
    </w:p>
    <w:p w14:paraId="587E2203" w14:textId="4D4B3319" w:rsidR="0038353F" w:rsidRPr="004838DE" w:rsidRDefault="0038353F" w:rsidP="030AEB1B">
      <w:pPr>
        <w:widowControl/>
        <w:jc w:val="left"/>
        <w:rPr>
          <w:del w:id="12" w:author="KITAKUBO SHIGERU" w:date="2026-07-16T21:54:00Z" w16du:dateUtc="2026-07-16T12:54:00Z"/>
          <w:rFonts w:asciiTheme="minorEastAsia" w:eastAsiaTheme="minorEastAsia" w:hAnsiTheme="minorEastAsia"/>
        </w:rPr>
      </w:pPr>
    </w:p>
    <w:p w14:paraId="5E6A7D67"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検証実験</w:t>
      </w:r>
    </w:p>
    <w:p w14:paraId="3659D2B4" w14:textId="77777777" w:rsidR="0038353F" w:rsidRPr="004838DE" w:rsidRDefault="0038353F" w:rsidP="0038353F">
      <w:pPr>
        <w:ind w:left="180"/>
        <w:rPr>
          <w:rFonts w:asciiTheme="minorEastAsia" w:eastAsiaTheme="minorEastAsia" w:hAnsiTheme="minorEastAsia"/>
          <w:color w:val="FF0000"/>
          <w:szCs w:val="21"/>
        </w:rPr>
      </w:pPr>
      <w:r>
        <w:rPr>
          <w:rFonts w:asciiTheme="minorEastAsia" w:eastAsiaTheme="minorEastAsia" w:hAnsiTheme="minorEastAsia" w:hint="eastAsia"/>
          <w:szCs w:val="21"/>
        </w:rPr>
        <w:t xml:space="preserve">　構築した実験環境上でベンチマークを実行し、CPU・メモリ・ストレージ・ネットワークの性能を測定する。</w:t>
      </w:r>
    </w:p>
    <w:p w14:paraId="2EF507A7" w14:textId="77777777" w:rsidR="0038353F" w:rsidRPr="004838DE" w:rsidRDefault="0038353F"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データ集計</w:t>
      </w:r>
    </w:p>
    <w:p w14:paraId="0933575B" w14:textId="2B528FCC" w:rsidR="0038353F" w:rsidRPr="004838DE" w:rsidRDefault="0038353F" w:rsidP="0038353F">
      <w:pPr>
        <w:ind w:left="180"/>
      </w:pPr>
      <w:r>
        <w:rPr>
          <w:rFonts w:asciiTheme="minorEastAsia" w:eastAsiaTheme="minorEastAsia" w:hAnsiTheme="minorEastAsia"/>
        </w:rPr>
        <w:t xml:space="preserve">　（7）で得られたデータを集計する。</w:t>
      </w:r>
    </w:p>
    <w:p w14:paraId="11AAEEB1" w14:textId="77777777" w:rsidR="0038353F" w:rsidRPr="004838DE" w:rsidRDefault="0038353F"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評価・最適化</w:t>
      </w:r>
    </w:p>
    <w:p w14:paraId="6593AB5B" w14:textId="219110F5" w:rsidR="0038353F" w:rsidRPr="004838DE" w:rsidRDefault="0038353F" w:rsidP="47163A06">
      <w:pPr>
        <w:ind w:left="180"/>
        <w:rPr>
          <w:rFonts w:asciiTheme="minorEastAsia" w:eastAsiaTheme="minorEastAsia" w:hAnsiTheme="minorEastAsia"/>
          <w:color w:val="FF0000"/>
        </w:rPr>
      </w:pPr>
      <w:r>
        <w:rPr>
          <w:rFonts w:asciiTheme="minorEastAsia" w:eastAsiaTheme="minorEastAsia" w:hAnsiTheme="minorEastAsia"/>
        </w:rPr>
        <w:t xml:space="preserve">　（8）から、各環境および設定における性能差を評価し、最適化の方向性を検討する。</w:t>
      </w:r>
    </w:p>
    <w:p w14:paraId="6D219E98"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抄録作成</w:t>
      </w:r>
    </w:p>
    <w:p w14:paraId="3DCE1392"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hint="eastAsia"/>
          <w:szCs w:val="21"/>
        </w:rPr>
        <w:t>論文作成</w:t>
      </w:r>
    </w:p>
    <w:p w14:paraId="25D1A6AD" w14:textId="77777777" w:rsidR="0038353F" w:rsidRPr="004838DE" w:rsidRDefault="00E76049" w:rsidP="0038353F">
      <w:pPr>
        <w:numPr>
          <w:ilvl w:val="0"/>
          <w:numId w:val="17"/>
        </w:numPr>
        <w:rPr>
          <w:rFonts w:asciiTheme="minorEastAsia" w:eastAsiaTheme="minorEastAsia" w:hAnsiTheme="minorEastAsia"/>
          <w:color w:val="FF0000"/>
          <w:szCs w:val="21"/>
        </w:rPr>
      </w:pPr>
      <w:r>
        <w:rPr>
          <w:rFonts w:asciiTheme="minorEastAsia" w:eastAsiaTheme="minorEastAsia" w:hAnsiTheme="minorEastAsia"/>
        </w:rPr>
        <w:t>発表資料作成</w:t>
      </w:r>
    </w:p>
    <w:p w14:paraId="3E17F7F0" w14:textId="6BAFE51F" w:rsidR="00BD5525" w:rsidRDefault="00BD5525">
      <w:pPr>
        <w:widowControl/>
        <w:jc w:val="left"/>
        <w:rPr>
          <w:rFonts w:asciiTheme="majorEastAsia" w:hAnsiTheme="majorEastAsia"/>
          <w:sz w:val="20"/>
          <w:rPrChange w:id="13" w:author="KITAKUBO SHIGERU" w:date="2026-07-16T21:54:00Z" w16du:dateUtc="2026-07-16T12:54:00Z">
            <w:rPr>
              <w:rFonts w:asciiTheme="minorEastAsia" w:hAnsiTheme="minorEastAsia"/>
            </w:rPr>
          </w:rPrChange>
        </w:rPr>
        <w:pPrChange w:id="14" w:author="KITAKUBO SHIGERU" w:date="2026-07-16T21:54:00Z" w16du:dateUtc="2026-07-16T12:54:00Z">
          <w:pPr/>
        </w:pPrChange>
      </w:pPr>
    </w:p>
    <w:p w14:paraId="4ED8F6F3" w14:textId="77777777" w:rsidR="00C378D1" w:rsidRDefault="00C378D1">
      <w:pPr>
        <w:widowControl/>
        <w:jc w:val="left"/>
        <w:rPr>
          <w:rFonts w:asciiTheme="majorEastAsia" w:hAnsiTheme="majorEastAsia"/>
          <w:sz w:val="20"/>
          <w:rPrChange w:id="15" w:author="KITAKUBO SHIGERU" w:date="2026-07-16T21:54:00Z" w16du:dateUtc="2026-07-16T12:54:00Z">
            <w:rPr>
              <w:rFonts w:asciiTheme="minorEastAsia" w:hAnsiTheme="minorEastAsia"/>
            </w:rPr>
          </w:rPrChange>
        </w:rPr>
        <w:pPrChange w:id="16" w:author="KITAKUBO SHIGERU" w:date="2026-07-16T21:54:00Z" w16du:dateUtc="2026-07-16T12:54:00Z">
          <w:pPr/>
        </w:pPrChange>
      </w:pPr>
    </w:p>
    <w:p w14:paraId="787A80E0" w14:textId="1091094F" w:rsidR="030AEB1B" w:rsidRDefault="030AEB1B" w:rsidP="54706913">
      <w:pPr>
        <w:rPr>
          <w:del w:id="17" w:author="KITAKUBO SHIGERU" w:date="2026-07-16T21:54:00Z" w16du:dateUtc="2026-07-16T12:54:00Z"/>
          <w:rFonts w:asciiTheme="minorEastAsia" w:eastAsiaTheme="minorEastAsia" w:hAnsiTheme="minorEastAsia"/>
        </w:rPr>
      </w:pPr>
    </w:p>
    <w:p w14:paraId="30C48629" w14:textId="2DC835F8" w:rsidR="030AEB1B" w:rsidRDefault="030AEB1B" w:rsidP="54706913">
      <w:pPr>
        <w:rPr>
          <w:del w:id="18" w:author="KITAKUBO SHIGERU" w:date="2026-07-16T21:54:00Z" w16du:dateUtc="2026-07-16T12:54:00Z"/>
          <w:rFonts w:asciiTheme="minorEastAsia" w:eastAsiaTheme="minorEastAsia" w:hAnsiTheme="minorEastAsia"/>
        </w:rPr>
      </w:pPr>
    </w:p>
    <w:p w14:paraId="5AFAA9EC" w14:textId="035DB5E8" w:rsidR="030AEB1B" w:rsidRDefault="030AEB1B" w:rsidP="54706913">
      <w:pPr>
        <w:rPr>
          <w:del w:id="19" w:author="KITAKUBO SHIGERU" w:date="2026-07-16T21:54:00Z" w16du:dateUtc="2026-07-16T12:54:00Z"/>
          <w:rFonts w:asciiTheme="minorEastAsia" w:eastAsiaTheme="minorEastAsia" w:hAnsiTheme="minorEastAsia"/>
        </w:rPr>
      </w:pPr>
    </w:p>
    <w:p w14:paraId="56AC9C6A" w14:textId="10648B84" w:rsidR="030AEB1B" w:rsidRDefault="030AEB1B" w:rsidP="54706913">
      <w:pPr>
        <w:rPr>
          <w:del w:id="20" w:author="KITAKUBO SHIGERU" w:date="2026-07-16T21:54:00Z" w16du:dateUtc="2026-07-16T12:54:00Z"/>
          <w:rFonts w:asciiTheme="minorEastAsia" w:eastAsiaTheme="minorEastAsia" w:hAnsiTheme="minorEastAsia"/>
        </w:rPr>
      </w:pPr>
    </w:p>
    <w:p w14:paraId="715F0F7F" w14:textId="34580BB3" w:rsidR="030AEB1B" w:rsidRDefault="030AEB1B" w:rsidP="54706913">
      <w:pPr>
        <w:rPr>
          <w:del w:id="21" w:author="KITAKUBO SHIGERU" w:date="2026-07-16T21:54:00Z" w16du:dateUtc="2026-07-16T12:54:00Z"/>
          <w:rFonts w:asciiTheme="minorEastAsia" w:eastAsiaTheme="minorEastAsia" w:hAnsiTheme="minorEastAsia"/>
        </w:rPr>
      </w:pPr>
    </w:p>
    <w:p w14:paraId="56761746" w14:textId="72EA1CFE" w:rsidR="00B27EBE" w:rsidRPr="00E76049" w:rsidRDefault="00B27EBE" w:rsidP="00BD5525">
      <w:pPr>
        <w:rPr>
          <w:del w:id="22" w:author="KITAKUBO SHIGERU" w:date="2026-07-16T21:54:00Z" w16du:dateUtc="2026-07-16T12:54:00Z"/>
          <w:rFonts w:asciiTheme="majorEastAsia" w:eastAsiaTheme="majorEastAsia" w:hAnsiTheme="majorEastAsia"/>
          <w:sz w:val="20"/>
          <w:szCs w:val="20"/>
        </w:rPr>
      </w:pPr>
    </w:p>
    <w:p w14:paraId="76C14DF5" w14:textId="77777777" w:rsidR="00BD5525" w:rsidRDefault="00BD5525">
      <w:pPr>
        <w:widowControl/>
        <w:jc w:val="left"/>
        <w:rPr>
          <w:del w:id="23" w:author="KITAKUBO SHIGERU" w:date="2026-07-16T21:54:00Z" w16du:dateUtc="2026-07-16T12:54:00Z"/>
          <w:rFonts w:asciiTheme="majorEastAsia" w:eastAsiaTheme="majorEastAsia" w:hAnsiTheme="majorEastAsia"/>
          <w:sz w:val="20"/>
          <w:szCs w:val="20"/>
        </w:rPr>
      </w:pPr>
      <w:del w:id="24" w:author="KITAKUBO SHIGERU" w:date="2026-07-16T21:54:00Z" w16du:dateUtc="2026-07-16T12:54:00Z">
        <w:r>
          <w:rPr>
            <w:rFonts w:asciiTheme="majorEastAsia" w:eastAsiaTheme="majorEastAsia" w:hAnsiTheme="majorEastAsia"/>
            <w:sz w:val="20"/>
            <w:szCs w:val="20"/>
          </w:rPr>
          <w:br w:type="page"/>
        </w:r>
      </w:del>
    </w:p>
    <w:p w14:paraId="09693C8A" w14:textId="2D4152F3" w:rsidR="00B27EBE" w:rsidRPr="00E76049" w:rsidRDefault="00B27EBE" w:rsidP="54706913">
      <w:pPr>
        <w:jc w:val="center"/>
        <w:rPr>
          <w:rFonts w:asciiTheme="majorEastAsia" w:eastAsiaTheme="majorEastAsia" w:hAnsiTheme="majorEastAsia"/>
          <w:sz w:val="20"/>
          <w:szCs w:val="20"/>
        </w:rPr>
      </w:pPr>
      <w:r>
        <w:rPr>
          <w:rFonts w:asciiTheme="majorEastAsia" w:eastAsiaTheme="majorEastAsia" w:hAnsiTheme="majorEastAsia"/>
          <w:sz w:val="20"/>
          <w:szCs w:val="20"/>
        </w:rPr>
        <w:lastRenderedPageBreak/>
        <w:t>表5．1　日程計画</w:t>
      </w:r>
    </w:p>
    <w:tbl>
      <w:tblPr>
        <w:tblW w:w="90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1185"/>
        <w:gridCol w:w="555"/>
        <w:gridCol w:w="561"/>
        <w:gridCol w:w="613"/>
        <w:gridCol w:w="613"/>
        <w:gridCol w:w="613"/>
        <w:gridCol w:w="613"/>
        <w:gridCol w:w="613"/>
        <w:gridCol w:w="613"/>
        <w:gridCol w:w="613"/>
        <w:gridCol w:w="600"/>
      </w:tblGrid>
      <w:tr w:rsidR="004C1969" w:rsidRPr="00E76049" w14:paraId="1F975818" w14:textId="77777777" w:rsidTr="030AEB1B">
        <w:trPr>
          <w:trHeight w:val="371"/>
        </w:trPr>
        <w:tc>
          <w:tcPr>
            <w:tcW w:w="1843" w:type="dxa"/>
            <w:vAlign w:val="center"/>
          </w:tcPr>
          <w:p w14:paraId="25443A0C" w14:textId="77777777" w:rsidR="004C1969" w:rsidRPr="00BD5525" w:rsidRDefault="004C1969"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作業</w:t>
            </w:r>
          </w:p>
        </w:tc>
        <w:tc>
          <w:tcPr>
            <w:tcW w:w="1185" w:type="dxa"/>
            <w:vAlign w:val="center"/>
          </w:tcPr>
          <w:p w14:paraId="4573B5E0"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担当</w:t>
            </w:r>
          </w:p>
        </w:tc>
        <w:tc>
          <w:tcPr>
            <w:tcW w:w="555" w:type="dxa"/>
            <w:vAlign w:val="center"/>
          </w:tcPr>
          <w:p w14:paraId="03153236"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5月</w:t>
            </w:r>
          </w:p>
        </w:tc>
        <w:tc>
          <w:tcPr>
            <w:tcW w:w="561" w:type="dxa"/>
            <w:vAlign w:val="center"/>
          </w:tcPr>
          <w:p w14:paraId="5F34014E"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6月</w:t>
            </w:r>
          </w:p>
        </w:tc>
        <w:tc>
          <w:tcPr>
            <w:tcW w:w="613" w:type="dxa"/>
            <w:vAlign w:val="center"/>
          </w:tcPr>
          <w:p w14:paraId="6922F650"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7月</w:t>
            </w:r>
          </w:p>
        </w:tc>
        <w:tc>
          <w:tcPr>
            <w:tcW w:w="613" w:type="dxa"/>
            <w:vAlign w:val="center"/>
          </w:tcPr>
          <w:p w14:paraId="7D5037E5"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8月</w:t>
            </w:r>
          </w:p>
        </w:tc>
        <w:tc>
          <w:tcPr>
            <w:tcW w:w="613" w:type="dxa"/>
            <w:vAlign w:val="center"/>
          </w:tcPr>
          <w:p w14:paraId="097D4E6C"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9月</w:t>
            </w:r>
          </w:p>
        </w:tc>
        <w:tc>
          <w:tcPr>
            <w:tcW w:w="613" w:type="dxa"/>
            <w:vAlign w:val="center"/>
          </w:tcPr>
          <w:p w14:paraId="27362D06"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10月</w:t>
            </w:r>
          </w:p>
        </w:tc>
        <w:tc>
          <w:tcPr>
            <w:tcW w:w="613" w:type="dxa"/>
            <w:vAlign w:val="center"/>
          </w:tcPr>
          <w:p w14:paraId="646A03F6"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11月</w:t>
            </w:r>
          </w:p>
        </w:tc>
        <w:tc>
          <w:tcPr>
            <w:tcW w:w="613" w:type="dxa"/>
            <w:vAlign w:val="center"/>
          </w:tcPr>
          <w:p w14:paraId="5226EAD4"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12月</w:t>
            </w:r>
          </w:p>
        </w:tc>
        <w:tc>
          <w:tcPr>
            <w:tcW w:w="613" w:type="dxa"/>
            <w:vAlign w:val="center"/>
          </w:tcPr>
          <w:p w14:paraId="3A0BA786"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1月</w:t>
            </w:r>
          </w:p>
        </w:tc>
        <w:tc>
          <w:tcPr>
            <w:tcW w:w="600" w:type="dxa"/>
            <w:vAlign w:val="center"/>
          </w:tcPr>
          <w:p w14:paraId="6C2697B8" w14:textId="77777777" w:rsidR="004C1969" w:rsidRPr="00BD5525" w:rsidRDefault="004C1969" w:rsidP="0060165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2月</w:t>
            </w:r>
          </w:p>
        </w:tc>
      </w:tr>
      <w:tr w:rsidR="0038353F" w:rsidRPr="00E76049" w14:paraId="693F67C6" w14:textId="77777777" w:rsidTr="030AEB1B">
        <w:trPr>
          <w:trHeight w:val="495"/>
        </w:trPr>
        <w:tc>
          <w:tcPr>
            <w:tcW w:w="1843" w:type="dxa"/>
            <w:vAlign w:val="center"/>
          </w:tcPr>
          <w:p w14:paraId="0C1B5A14" w14:textId="77777777" w:rsidR="0038353F" w:rsidRPr="00BD5525" w:rsidRDefault="00E76049" w:rsidP="0038353F">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Pr>
                <w:rFonts w:asciiTheme="majorEastAsia" w:eastAsiaTheme="majorEastAsia" w:hAnsiTheme="majorEastAsia" w:hint="eastAsia"/>
                <w:sz w:val="16"/>
                <w:szCs w:val="16"/>
              </w:rPr>
              <w:t>類似研究の調査</w:t>
            </w:r>
          </w:p>
        </w:tc>
        <w:tc>
          <w:tcPr>
            <w:tcW w:w="1185" w:type="dxa"/>
            <w:vAlign w:val="center"/>
          </w:tcPr>
          <w:p w14:paraId="105B5E13" w14:textId="77777777" w:rsidR="0038353F" w:rsidRPr="00BD5525" w:rsidRDefault="004838DE" w:rsidP="0038353F">
            <w:pPr>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大槻・添野</w:t>
            </w:r>
          </w:p>
        </w:tc>
        <w:tc>
          <w:tcPr>
            <w:tcW w:w="555" w:type="dxa"/>
            <w:shd w:val="clear" w:color="auto" w:fill="D9D9D9" w:themeFill="background1" w:themeFillShade="D9"/>
            <w:vAlign w:val="center"/>
          </w:tcPr>
          <w:p w14:paraId="1C34CA35" w14:textId="77777777" w:rsidR="0038353F" w:rsidRPr="00BD5525"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shd w:val="clear" w:color="auto" w:fill="D9D9D9" w:themeFill="background1" w:themeFillShade="D9"/>
            <w:vAlign w:val="center"/>
          </w:tcPr>
          <w:p w14:paraId="303E1BC9" w14:textId="77777777" w:rsidR="0038353F" w:rsidRPr="00BD5525"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59BCC143" w14:textId="77777777" w:rsidR="0038353F" w:rsidRPr="00BD5525"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394F1FFA" w14:textId="77777777" w:rsidR="0038353F" w:rsidRPr="00BD5525"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2B8A7E3B" w14:textId="77777777" w:rsidR="0038353F" w:rsidRPr="00BD5525"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B19710D" w14:textId="77777777" w:rsidR="0038353F" w:rsidRPr="00BD5525"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A12F4D7" w14:textId="77777777" w:rsidR="0038353F" w:rsidRPr="00BD5525"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4478BFC" w14:textId="77777777" w:rsidR="0038353F" w:rsidRPr="00BD5525"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27D21F03" w14:textId="77777777" w:rsidR="0038353F" w:rsidRPr="00BD5525"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42FC6F1C" w14:textId="77777777" w:rsidR="0038353F" w:rsidRPr="00BD5525" w:rsidRDefault="0038353F" w:rsidP="0038353F">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780CE39B" w14:textId="77777777" w:rsidTr="030AEB1B">
        <w:trPr>
          <w:trHeight w:val="495"/>
        </w:trPr>
        <w:tc>
          <w:tcPr>
            <w:tcW w:w="1843" w:type="dxa"/>
            <w:vAlign w:val="center"/>
          </w:tcPr>
          <w:p w14:paraId="407D18A1" w14:textId="77777777" w:rsidR="004838DE" w:rsidRPr="00BD5525" w:rsidRDefault="004838DE"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Pr>
                <w:rFonts w:asciiTheme="majorEastAsia" w:eastAsiaTheme="majorEastAsia" w:hAnsiTheme="majorEastAsia"/>
                <w:sz w:val="16"/>
                <w:szCs w:val="16"/>
              </w:rPr>
              <w:t>サーバー仮想化技術について調査</w:t>
            </w:r>
          </w:p>
        </w:tc>
        <w:tc>
          <w:tcPr>
            <w:tcW w:w="1185" w:type="dxa"/>
          </w:tcPr>
          <w:p w14:paraId="1A26C271" w14:textId="77777777" w:rsidR="004838DE" w:rsidRPr="00BD5525" w:rsidRDefault="004838DE" w:rsidP="004838DE">
            <w:pPr>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大槻・添野</w:t>
            </w:r>
          </w:p>
        </w:tc>
        <w:tc>
          <w:tcPr>
            <w:tcW w:w="555" w:type="dxa"/>
            <w:shd w:val="clear" w:color="auto" w:fill="D9D9D9" w:themeFill="background1" w:themeFillShade="D9"/>
            <w:vAlign w:val="center"/>
          </w:tcPr>
          <w:p w14:paraId="5BFE1662"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shd w:val="clear" w:color="auto" w:fill="D9D9D9" w:themeFill="background1" w:themeFillShade="D9"/>
            <w:vAlign w:val="center"/>
          </w:tcPr>
          <w:p w14:paraId="3DAD8352"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4493B2D6"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140919B"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551EEDA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E9013BC"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851D4A3" w14:textId="77777777" w:rsidR="004838DE" w:rsidRPr="00BD5525" w:rsidRDefault="004838DE" w:rsidP="47163A0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65733AE"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2A66521C"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3268C2FB"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73F4E2B4" w14:textId="77777777" w:rsidTr="030AEB1B">
        <w:trPr>
          <w:trHeight w:val="495"/>
        </w:trPr>
        <w:tc>
          <w:tcPr>
            <w:tcW w:w="1843" w:type="dxa"/>
            <w:vAlign w:val="center"/>
          </w:tcPr>
          <w:p w14:paraId="2184BC01" w14:textId="77777777" w:rsidR="004838DE" w:rsidRPr="00BD5525" w:rsidRDefault="004838DE"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Pr>
                <w:rFonts w:asciiTheme="majorEastAsia" w:eastAsiaTheme="majorEastAsia" w:hAnsiTheme="majorEastAsia"/>
                <w:sz w:val="16"/>
                <w:szCs w:val="16"/>
              </w:rPr>
              <w:t>コンテナ技術について調査</w:t>
            </w:r>
          </w:p>
        </w:tc>
        <w:tc>
          <w:tcPr>
            <w:tcW w:w="1185" w:type="dxa"/>
          </w:tcPr>
          <w:p w14:paraId="7C2D2E3A" w14:textId="77777777" w:rsidR="004838DE" w:rsidRPr="00BD5525" w:rsidRDefault="004838DE" w:rsidP="004838DE">
            <w:pPr>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大槻・添野</w:t>
            </w:r>
          </w:p>
        </w:tc>
        <w:tc>
          <w:tcPr>
            <w:tcW w:w="555" w:type="dxa"/>
            <w:shd w:val="clear" w:color="auto" w:fill="D9D9D9" w:themeFill="background1" w:themeFillShade="D9"/>
            <w:vAlign w:val="center"/>
          </w:tcPr>
          <w:p w14:paraId="6C536C4A"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shd w:val="clear" w:color="auto" w:fill="D9D9D9" w:themeFill="background1" w:themeFillShade="D9"/>
            <w:vAlign w:val="center"/>
          </w:tcPr>
          <w:p w14:paraId="576E5196"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3E3CC753"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3CB7A135"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BB030DD"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14F7A7B"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411AA59D"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36504536"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407C05E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70FB4E39"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1230A4D7" w14:textId="77777777" w:rsidTr="030AEB1B">
        <w:trPr>
          <w:trHeight w:val="495"/>
        </w:trPr>
        <w:tc>
          <w:tcPr>
            <w:tcW w:w="1843" w:type="dxa"/>
            <w:vAlign w:val="center"/>
          </w:tcPr>
          <w:p w14:paraId="14AA194A" w14:textId="77777777" w:rsidR="004838DE" w:rsidRPr="00BD5525" w:rsidRDefault="004838DE"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Pr>
                <w:rFonts w:asciiTheme="majorEastAsia" w:eastAsiaTheme="majorEastAsia" w:hAnsiTheme="majorEastAsia"/>
                <w:sz w:val="16"/>
                <w:szCs w:val="16"/>
              </w:rPr>
              <w:t>実験環境構築について調査</w:t>
            </w:r>
          </w:p>
        </w:tc>
        <w:tc>
          <w:tcPr>
            <w:tcW w:w="1185" w:type="dxa"/>
          </w:tcPr>
          <w:p w14:paraId="5C98F623" w14:textId="77777777" w:rsidR="004838DE" w:rsidRPr="00BD5525" w:rsidRDefault="004838DE" w:rsidP="004838DE">
            <w:pPr>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大槻・添野</w:t>
            </w:r>
          </w:p>
        </w:tc>
        <w:tc>
          <w:tcPr>
            <w:tcW w:w="555" w:type="dxa"/>
            <w:shd w:val="clear" w:color="auto" w:fill="D9D9D9" w:themeFill="background1" w:themeFillShade="D9"/>
            <w:vAlign w:val="center"/>
          </w:tcPr>
          <w:p w14:paraId="732776C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shd w:val="clear" w:color="auto" w:fill="D9D9D9" w:themeFill="background1" w:themeFillShade="D9"/>
            <w:vAlign w:val="center"/>
          </w:tcPr>
          <w:p w14:paraId="4C0496DF"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671CB61C"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53834CDA"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F282A9F"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2F81763"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32A61419"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285DC28C"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2FFD48EE"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22E3A4A9"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34AAA46E" w14:textId="77777777" w:rsidTr="030AEB1B">
        <w:trPr>
          <w:trHeight w:val="495"/>
        </w:trPr>
        <w:tc>
          <w:tcPr>
            <w:tcW w:w="1843" w:type="dxa"/>
            <w:vAlign w:val="center"/>
          </w:tcPr>
          <w:p w14:paraId="6F307D7B" w14:textId="77777777" w:rsidR="004838DE" w:rsidRPr="00BD5525"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Pr>
                <w:rFonts w:asciiTheme="majorEastAsia" w:eastAsiaTheme="majorEastAsia" w:hAnsiTheme="majorEastAsia" w:hint="eastAsia"/>
                <w:sz w:val="16"/>
                <w:szCs w:val="16"/>
              </w:rPr>
              <w:t>設計</w:t>
            </w:r>
          </w:p>
        </w:tc>
        <w:tc>
          <w:tcPr>
            <w:tcW w:w="1185" w:type="dxa"/>
          </w:tcPr>
          <w:p w14:paraId="324ACC6C" w14:textId="77777777" w:rsidR="004838DE" w:rsidRPr="00BD5525" w:rsidRDefault="004838DE" w:rsidP="004838DE">
            <w:pPr>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大槻・添野</w:t>
            </w:r>
          </w:p>
        </w:tc>
        <w:tc>
          <w:tcPr>
            <w:tcW w:w="555" w:type="dxa"/>
            <w:shd w:val="clear" w:color="auto" w:fill="D9D9D9" w:themeFill="background1" w:themeFillShade="D9"/>
            <w:vAlign w:val="center"/>
          </w:tcPr>
          <w:p w14:paraId="7A912512"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shd w:val="clear" w:color="auto" w:fill="D9D9D9" w:themeFill="background1" w:themeFillShade="D9"/>
            <w:vAlign w:val="center"/>
          </w:tcPr>
          <w:p w14:paraId="2D481B93"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4256AFF1"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2A88CB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72B0BFD"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977DBFF"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063FC5D8"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57959ADA"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21627D8E"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5A777AB0"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71D2300F" w14:textId="77777777" w:rsidTr="030AEB1B">
        <w:trPr>
          <w:trHeight w:val="495"/>
        </w:trPr>
        <w:tc>
          <w:tcPr>
            <w:tcW w:w="1843" w:type="dxa"/>
            <w:vAlign w:val="center"/>
          </w:tcPr>
          <w:p w14:paraId="1172D86B" w14:textId="77777777" w:rsidR="004838DE" w:rsidRPr="00BD5525"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Pr>
                <w:rFonts w:asciiTheme="majorEastAsia" w:eastAsiaTheme="majorEastAsia" w:hAnsiTheme="majorEastAsia" w:hint="eastAsia"/>
                <w:sz w:val="16"/>
                <w:szCs w:val="16"/>
              </w:rPr>
              <w:t>環境構築</w:t>
            </w:r>
          </w:p>
        </w:tc>
        <w:tc>
          <w:tcPr>
            <w:tcW w:w="1185" w:type="dxa"/>
          </w:tcPr>
          <w:p w14:paraId="7DE54D25" w14:textId="77777777" w:rsidR="004838DE" w:rsidRPr="00BD5525" w:rsidRDefault="004838DE" w:rsidP="004838DE">
            <w:pPr>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大槻・添野</w:t>
            </w:r>
          </w:p>
        </w:tc>
        <w:tc>
          <w:tcPr>
            <w:tcW w:w="555" w:type="dxa"/>
            <w:vAlign w:val="center"/>
          </w:tcPr>
          <w:p w14:paraId="60CD8132"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shd w:val="clear" w:color="auto" w:fill="D9D9D9" w:themeFill="background1" w:themeFillShade="D9"/>
            <w:vAlign w:val="center"/>
          </w:tcPr>
          <w:p w14:paraId="46E245A3"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71965C52"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3060BB63"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0A0199B6"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A729F4C"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A56320E"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7CAF7E8"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409581A8"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429BE5F8"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760148EF" w14:textId="77777777" w:rsidTr="030AEB1B">
        <w:trPr>
          <w:trHeight w:val="495"/>
        </w:trPr>
        <w:tc>
          <w:tcPr>
            <w:tcW w:w="1843" w:type="dxa"/>
            <w:vAlign w:val="center"/>
          </w:tcPr>
          <w:p w14:paraId="30E95493" w14:textId="77777777" w:rsidR="004838DE" w:rsidRPr="00BD5525"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Pr>
                <w:rFonts w:asciiTheme="majorEastAsia" w:eastAsiaTheme="majorEastAsia" w:hAnsiTheme="majorEastAsia" w:hint="eastAsia"/>
                <w:sz w:val="16"/>
                <w:szCs w:val="16"/>
              </w:rPr>
              <w:t>検証実験</w:t>
            </w:r>
          </w:p>
        </w:tc>
        <w:tc>
          <w:tcPr>
            <w:tcW w:w="1185" w:type="dxa"/>
          </w:tcPr>
          <w:p w14:paraId="025E5848" w14:textId="77777777" w:rsidR="004838DE" w:rsidRPr="00BD5525" w:rsidRDefault="004838DE" w:rsidP="004838DE">
            <w:pPr>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大槻・添野</w:t>
            </w:r>
          </w:p>
        </w:tc>
        <w:tc>
          <w:tcPr>
            <w:tcW w:w="555" w:type="dxa"/>
            <w:vAlign w:val="center"/>
          </w:tcPr>
          <w:p w14:paraId="786D8391"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vAlign w:val="center"/>
          </w:tcPr>
          <w:p w14:paraId="1C5D4179"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40A589D0"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29A4B5A6"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2ED966EA"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54DEF0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9D7DF71"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9A3F493"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51EA956D"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2F735143"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4C436EA2" w14:textId="77777777" w:rsidTr="030AEB1B">
        <w:trPr>
          <w:trHeight w:val="495"/>
        </w:trPr>
        <w:tc>
          <w:tcPr>
            <w:tcW w:w="1843" w:type="dxa"/>
            <w:vAlign w:val="center"/>
          </w:tcPr>
          <w:p w14:paraId="2A57F19C" w14:textId="77777777" w:rsidR="004838DE" w:rsidRPr="00BD5525"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Pr>
                <w:rFonts w:asciiTheme="majorEastAsia" w:eastAsiaTheme="majorEastAsia" w:hAnsiTheme="majorEastAsia" w:hint="eastAsia"/>
                <w:sz w:val="16"/>
                <w:szCs w:val="16"/>
              </w:rPr>
              <w:t>データ集計</w:t>
            </w:r>
          </w:p>
        </w:tc>
        <w:tc>
          <w:tcPr>
            <w:tcW w:w="1185" w:type="dxa"/>
          </w:tcPr>
          <w:p w14:paraId="0ADCC006" w14:textId="77777777" w:rsidR="004838DE" w:rsidRPr="00BD5525" w:rsidRDefault="004838DE" w:rsidP="004838DE">
            <w:pPr>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大槻・添野</w:t>
            </w:r>
          </w:p>
        </w:tc>
        <w:tc>
          <w:tcPr>
            <w:tcW w:w="555" w:type="dxa"/>
            <w:vAlign w:val="center"/>
          </w:tcPr>
          <w:p w14:paraId="51BF4B32"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vAlign w:val="center"/>
          </w:tcPr>
          <w:p w14:paraId="32B48CAA"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538524E2"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35E4C4C0"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245CBAA4"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1470E499"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49FE6BD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407C020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066A819"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2D4BB3F4"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3DC3FE61" w14:textId="77777777" w:rsidTr="030AEB1B">
        <w:trPr>
          <w:trHeight w:val="495"/>
        </w:trPr>
        <w:tc>
          <w:tcPr>
            <w:tcW w:w="1843" w:type="dxa"/>
            <w:vAlign w:val="center"/>
          </w:tcPr>
          <w:p w14:paraId="51F81245" w14:textId="2851B071" w:rsidR="004838DE" w:rsidRPr="00BD5525" w:rsidRDefault="00E76049" w:rsidP="47163A06">
            <w:pPr>
              <w:suppressLineNumbers/>
              <w:suppressAutoHyphens/>
              <w:kinsoku w:val="0"/>
              <w:overflowPunct w:val="0"/>
              <w:autoSpaceDE w:val="0"/>
              <w:autoSpaceDN w:val="0"/>
              <w:adjustRightInd w:val="0"/>
              <w:snapToGrid w:val="0"/>
              <w:rPr>
                <w:rFonts w:asciiTheme="majorEastAsia" w:eastAsiaTheme="majorEastAsia" w:hAnsiTheme="majorEastAsia"/>
                <w:sz w:val="16"/>
                <w:szCs w:val="16"/>
              </w:rPr>
            </w:pPr>
            <w:r>
              <w:rPr>
                <w:rFonts w:asciiTheme="majorEastAsia" w:eastAsiaTheme="majorEastAsia" w:hAnsiTheme="majorEastAsia"/>
                <w:sz w:val="16"/>
                <w:szCs w:val="16"/>
              </w:rPr>
              <w:t>評価・最適化</w:t>
            </w:r>
          </w:p>
        </w:tc>
        <w:tc>
          <w:tcPr>
            <w:tcW w:w="1185" w:type="dxa"/>
          </w:tcPr>
          <w:p w14:paraId="34E1BD9B" w14:textId="77777777" w:rsidR="004838DE" w:rsidRPr="00BD5525" w:rsidRDefault="004838DE" w:rsidP="004838DE">
            <w:pPr>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大槻・添野</w:t>
            </w:r>
          </w:p>
        </w:tc>
        <w:tc>
          <w:tcPr>
            <w:tcW w:w="555" w:type="dxa"/>
            <w:vAlign w:val="center"/>
          </w:tcPr>
          <w:p w14:paraId="5333A34C"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vAlign w:val="center"/>
          </w:tcPr>
          <w:p w14:paraId="7F0C791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C8E696F"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E6F8764"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37A9C66B"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072DCE7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03566BAC"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256D610E"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70311912"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269BB03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3DDC73AC" w14:textId="77777777" w:rsidTr="030AEB1B">
        <w:trPr>
          <w:trHeight w:val="495"/>
        </w:trPr>
        <w:tc>
          <w:tcPr>
            <w:tcW w:w="1843" w:type="dxa"/>
            <w:vAlign w:val="center"/>
          </w:tcPr>
          <w:p w14:paraId="2302A542" w14:textId="77777777" w:rsidR="004838DE" w:rsidRPr="00BD5525"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Pr>
                <w:rFonts w:asciiTheme="majorEastAsia" w:eastAsiaTheme="majorEastAsia" w:hAnsiTheme="majorEastAsia" w:hint="eastAsia"/>
                <w:sz w:val="16"/>
                <w:szCs w:val="16"/>
              </w:rPr>
              <w:t>抄録作成</w:t>
            </w:r>
          </w:p>
        </w:tc>
        <w:tc>
          <w:tcPr>
            <w:tcW w:w="1185" w:type="dxa"/>
          </w:tcPr>
          <w:p w14:paraId="378A9C89" w14:textId="77777777" w:rsidR="004838DE" w:rsidRPr="00BD5525" w:rsidRDefault="004838DE" w:rsidP="004838DE">
            <w:pPr>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大槻・添野</w:t>
            </w:r>
          </w:p>
        </w:tc>
        <w:tc>
          <w:tcPr>
            <w:tcW w:w="555" w:type="dxa"/>
            <w:vAlign w:val="center"/>
          </w:tcPr>
          <w:p w14:paraId="5BA3F92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vAlign w:val="center"/>
          </w:tcPr>
          <w:p w14:paraId="3C9A2EA6"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01FC7C36"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4E35D84B"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02B78354"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5535DBF8"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0E44AA9E"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7B521AA1"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7D48B4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4FEFCEC6"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74842B49" w14:textId="77777777" w:rsidTr="030AEB1B">
        <w:trPr>
          <w:trHeight w:val="495"/>
        </w:trPr>
        <w:tc>
          <w:tcPr>
            <w:tcW w:w="1843" w:type="dxa"/>
            <w:vAlign w:val="center"/>
          </w:tcPr>
          <w:p w14:paraId="4D4E5CFC" w14:textId="77777777" w:rsidR="004838DE" w:rsidRPr="00BD5525"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Pr>
                <w:rFonts w:asciiTheme="majorEastAsia" w:eastAsiaTheme="majorEastAsia" w:hAnsiTheme="majorEastAsia" w:hint="eastAsia"/>
                <w:sz w:val="16"/>
                <w:szCs w:val="16"/>
              </w:rPr>
              <w:t>論文作成</w:t>
            </w:r>
          </w:p>
        </w:tc>
        <w:tc>
          <w:tcPr>
            <w:tcW w:w="1185" w:type="dxa"/>
          </w:tcPr>
          <w:p w14:paraId="5251FEAC" w14:textId="77777777" w:rsidR="004838DE" w:rsidRPr="00BD5525" w:rsidRDefault="004838DE" w:rsidP="004838DE">
            <w:pPr>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大槻・添野</w:t>
            </w:r>
          </w:p>
        </w:tc>
        <w:tc>
          <w:tcPr>
            <w:tcW w:w="555" w:type="dxa"/>
            <w:vAlign w:val="center"/>
          </w:tcPr>
          <w:p w14:paraId="2EA3DF22"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vAlign w:val="center"/>
          </w:tcPr>
          <w:p w14:paraId="5FB3DC3D"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1214F58B"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491C7FC1"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55DFA09"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14E0CD3" w14:textId="77777777" w:rsidR="004838DE" w:rsidRPr="00BD5525" w:rsidRDefault="004838DE" w:rsidP="47163A0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darkGray"/>
              </w:rPr>
            </w:pPr>
          </w:p>
        </w:tc>
        <w:tc>
          <w:tcPr>
            <w:tcW w:w="613" w:type="dxa"/>
            <w:shd w:val="clear" w:color="auto" w:fill="D9D9D9" w:themeFill="background1" w:themeFillShade="D9"/>
            <w:vAlign w:val="center"/>
          </w:tcPr>
          <w:p w14:paraId="0A4EE787" w14:textId="77777777" w:rsidR="004838DE" w:rsidRPr="00BD5525" w:rsidRDefault="004838DE" w:rsidP="47163A06">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darkGray"/>
              </w:rPr>
            </w:pPr>
          </w:p>
        </w:tc>
        <w:tc>
          <w:tcPr>
            <w:tcW w:w="613" w:type="dxa"/>
            <w:shd w:val="clear" w:color="auto" w:fill="D9D9D9" w:themeFill="background1" w:themeFillShade="D9"/>
            <w:vAlign w:val="center"/>
          </w:tcPr>
          <w:p w14:paraId="1014D69A"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0A797A09"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vAlign w:val="center"/>
          </w:tcPr>
          <w:p w14:paraId="714B6590"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r w:rsidR="004838DE" w:rsidRPr="00E76049" w14:paraId="618B252E" w14:textId="77777777" w:rsidTr="030AEB1B">
        <w:trPr>
          <w:trHeight w:val="480"/>
        </w:trPr>
        <w:tc>
          <w:tcPr>
            <w:tcW w:w="1843" w:type="dxa"/>
            <w:vAlign w:val="center"/>
          </w:tcPr>
          <w:p w14:paraId="0D7D97F8" w14:textId="77777777" w:rsidR="004838DE" w:rsidRPr="00BD5525" w:rsidRDefault="00E76049" w:rsidP="004838DE">
            <w:pPr>
              <w:suppressLineNumbers/>
              <w:suppressAutoHyphens/>
              <w:kinsoku w:val="0"/>
              <w:overflowPunct w:val="0"/>
              <w:autoSpaceDE w:val="0"/>
              <w:autoSpaceDN w:val="0"/>
              <w:adjustRightInd w:val="0"/>
              <w:snapToGrid w:val="0"/>
              <w:rPr>
                <w:rFonts w:asciiTheme="majorEastAsia" w:eastAsiaTheme="majorEastAsia" w:hAnsiTheme="majorEastAsia"/>
                <w:color w:val="FF0000"/>
                <w:sz w:val="16"/>
                <w:szCs w:val="16"/>
              </w:rPr>
            </w:pPr>
            <w:r>
              <w:rPr>
                <w:rFonts w:asciiTheme="majorEastAsia" w:eastAsiaTheme="majorEastAsia" w:hAnsiTheme="majorEastAsia" w:hint="eastAsia"/>
                <w:sz w:val="16"/>
                <w:szCs w:val="16"/>
              </w:rPr>
              <w:t>発表資料作成</w:t>
            </w:r>
          </w:p>
        </w:tc>
        <w:tc>
          <w:tcPr>
            <w:tcW w:w="1185" w:type="dxa"/>
          </w:tcPr>
          <w:p w14:paraId="263BAFBB" w14:textId="77777777" w:rsidR="004838DE" w:rsidRPr="00BD5525" w:rsidRDefault="004838DE" w:rsidP="004838DE">
            <w:pPr>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大槻・添野</w:t>
            </w:r>
          </w:p>
        </w:tc>
        <w:tc>
          <w:tcPr>
            <w:tcW w:w="555" w:type="dxa"/>
            <w:vAlign w:val="center"/>
          </w:tcPr>
          <w:p w14:paraId="5AD159F8"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561" w:type="dxa"/>
            <w:vAlign w:val="center"/>
          </w:tcPr>
          <w:p w14:paraId="2C757269"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30B2EE87"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5B75765A"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444A3535"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vAlign w:val="center"/>
          </w:tcPr>
          <w:p w14:paraId="6DE81C46"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7C91AA74"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7B451C3F"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13" w:type="dxa"/>
            <w:shd w:val="clear" w:color="auto" w:fill="D9D9D9" w:themeFill="background1" w:themeFillShade="D9"/>
            <w:vAlign w:val="center"/>
          </w:tcPr>
          <w:p w14:paraId="2559A3AF"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c>
          <w:tcPr>
            <w:tcW w:w="600" w:type="dxa"/>
            <w:shd w:val="clear" w:color="auto" w:fill="D9D9D9" w:themeFill="background1" w:themeFillShade="D9"/>
            <w:vAlign w:val="center"/>
          </w:tcPr>
          <w:p w14:paraId="7AE941B8" w14:textId="77777777" w:rsidR="004838DE" w:rsidRPr="00BD5525" w:rsidRDefault="004838DE" w:rsidP="004838DE">
            <w:pPr>
              <w:suppressLineNumbers/>
              <w:suppressAutoHyphens/>
              <w:kinsoku w:val="0"/>
              <w:overflowPunct w:val="0"/>
              <w:autoSpaceDE w:val="0"/>
              <w:autoSpaceDN w:val="0"/>
              <w:adjustRightInd w:val="0"/>
              <w:snapToGrid w:val="0"/>
              <w:jc w:val="center"/>
              <w:rPr>
                <w:rFonts w:asciiTheme="majorEastAsia" w:eastAsiaTheme="majorEastAsia" w:hAnsiTheme="majorEastAsia"/>
                <w:sz w:val="16"/>
                <w:szCs w:val="16"/>
                <w:highlight w:val="yellow"/>
              </w:rPr>
            </w:pPr>
          </w:p>
        </w:tc>
      </w:tr>
    </w:tbl>
    <w:p w14:paraId="321E40EF" w14:textId="77777777" w:rsidR="004C1969" w:rsidRDefault="004C1969" w:rsidP="00D75CCF">
      <w:pPr>
        <w:rPr>
          <w:rFonts w:asciiTheme="minorEastAsia" w:eastAsiaTheme="minorEastAsia" w:hAnsiTheme="minorEastAsia"/>
          <w:color w:val="FF0000"/>
          <w:szCs w:val="21"/>
        </w:rPr>
      </w:pPr>
    </w:p>
    <w:p w14:paraId="6E860462" w14:textId="385BD236" w:rsidR="006D2318" w:rsidRDefault="006D2318" w:rsidP="00D75CCF">
      <w:pPr>
        <w:rPr>
          <w:del w:id="25" w:author="KITAKUBO SHIGERU" w:date="2026-07-16T21:54:00Z" w16du:dateUtc="2026-07-16T12:54:00Z"/>
          <w:rFonts w:asciiTheme="minorEastAsia" w:eastAsiaTheme="minorEastAsia" w:hAnsiTheme="minorEastAsia"/>
          <w:color w:val="FF0000"/>
          <w:szCs w:val="21"/>
        </w:rPr>
      </w:pPr>
    </w:p>
    <w:p w14:paraId="44237A60" w14:textId="77777777" w:rsidR="006D2318" w:rsidRDefault="006D2318" w:rsidP="00D75CCF">
      <w:pPr>
        <w:rPr>
          <w:del w:id="26" w:author="KITAKUBO SHIGERU" w:date="2026-07-16T21:54:00Z" w16du:dateUtc="2026-07-16T12:54:00Z"/>
          <w:rFonts w:asciiTheme="minorEastAsia" w:eastAsiaTheme="minorEastAsia" w:hAnsiTheme="minorEastAsia"/>
          <w:color w:val="FF0000"/>
          <w:szCs w:val="21"/>
        </w:rPr>
      </w:pPr>
    </w:p>
    <w:p w14:paraId="377721EB" w14:textId="77777777" w:rsidR="006D2318" w:rsidRDefault="006D2318" w:rsidP="00D75CCF">
      <w:pPr>
        <w:rPr>
          <w:del w:id="27" w:author="KITAKUBO SHIGERU" w:date="2026-07-16T21:54:00Z" w16du:dateUtc="2026-07-16T12:54:00Z"/>
          <w:rFonts w:asciiTheme="minorEastAsia" w:eastAsiaTheme="minorEastAsia" w:hAnsiTheme="minorEastAsia"/>
          <w:color w:val="FF0000"/>
          <w:szCs w:val="21"/>
        </w:rPr>
      </w:pPr>
    </w:p>
    <w:p w14:paraId="3C0E29C4" w14:textId="77777777" w:rsidR="006D2318" w:rsidRDefault="006D2318" w:rsidP="00D75CCF">
      <w:pPr>
        <w:rPr>
          <w:del w:id="28" w:author="KITAKUBO SHIGERU" w:date="2026-07-16T21:54:00Z" w16du:dateUtc="2026-07-16T12:54:00Z"/>
          <w:rFonts w:asciiTheme="minorEastAsia" w:eastAsiaTheme="minorEastAsia" w:hAnsiTheme="minorEastAsia"/>
          <w:color w:val="FF0000"/>
          <w:szCs w:val="21"/>
        </w:rPr>
      </w:pPr>
    </w:p>
    <w:p w14:paraId="6E783219" w14:textId="77777777" w:rsidR="006D2318" w:rsidRDefault="006D2318" w:rsidP="00D75CCF">
      <w:pPr>
        <w:rPr>
          <w:del w:id="29" w:author="KITAKUBO SHIGERU" w:date="2026-07-16T21:54:00Z" w16du:dateUtc="2026-07-16T12:54:00Z"/>
          <w:rFonts w:asciiTheme="minorEastAsia" w:eastAsiaTheme="minorEastAsia" w:hAnsiTheme="minorEastAsia"/>
          <w:color w:val="FF0000"/>
          <w:szCs w:val="21"/>
        </w:rPr>
      </w:pPr>
    </w:p>
    <w:p w14:paraId="3396E9DB" w14:textId="77777777" w:rsidR="006D2318" w:rsidRDefault="006D2318" w:rsidP="00D75CCF">
      <w:pPr>
        <w:rPr>
          <w:del w:id="30" w:author="KITAKUBO SHIGERU" w:date="2026-07-16T21:54:00Z" w16du:dateUtc="2026-07-16T12:54:00Z"/>
          <w:rFonts w:asciiTheme="minorEastAsia" w:eastAsiaTheme="minorEastAsia" w:hAnsiTheme="minorEastAsia"/>
          <w:color w:val="FF0000"/>
          <w:szCs w:val="21"/>
        </w:rPr>
      </w:pPr>
    </w:p>
    <w:p w14:paraId="4DADE7E4" w14:textId="77777777" w:rsidR="004838DE" w:rsidRPr="001A5E49" w:rsidRDefault="004838DE" w:rsidP="00D6081E">
      <w:pPr>
        <w:rPr>
          <w:rFonts w:asciiTheme="minorEastAsia" w:eastAsiaTheme="minorEastAsia" w:hAnsiTheme="minorEastAsia"/>
          <w:b/>
          <w:szCs w:val="21"/>
        </w:rPr>
      </w:pPr>
      <w:r>
        <w:rPr>
          <w:rFonts w:asciiTheme="minorEastAsia" w:eastAsiaTheme="minorEastAsia" w:hAnsiTheme="minorEastAsia" w:hint="eastAsia"/>
          <w:b/>
          <w:szCs w:val="21"/>
        </w:rPr>
        <w:t>参考文献</w:t>
      </w:r>
    </w:p>
    <w:p w14:paraId="304A0067" w14:textId="1D000F76" w:rsidR="004838DE" w:rsidRDefault="004838DE" w:rsidP="7B02A865">
      <w:pPr>
        <w:ind w:left="426" w:hanging="425"/>
        <w:rPr>
          <w:rFonts w:asciiTheme="minorEastAsia" w:eastAsiaTheme="minorEastAsia" w:hAnsiTheme="minorEastAsia"/>
        </w:rPr>
      </w:pPr>
      <w:r w:rsidRPr="7B02A865">
        <w:rPr>
          <w:rFonts w:asciiTheme="minorEastAsia" w:eastAsiaTheme="minorEastAsia" w:hAnsiTheme="minorEastAsia"/>
        </w:rPr>
        <w:t>[</w:t>
      </w:r>
      <w:bookmarkStart w:id="31" w:name="_Int_6UDsKxMi"/>
      <w:r w:rsidRPr="7B02A865">
        <w:rPr>
          <w:rFonts w:asciiTheme="minorEastAsia" w:eastAsiaTheme="minorEastAsia" w:hAnsiTheme="minorEastAsia"/>
        </w:rPr>
        <w:t>1]G.</w:t>
      </w:r>
      <w:bookmarkEnd w:id="31"/>
      <w:r w:rsidRPr="7B02A865">
        <w:rPr>
          <w:rFonts w:asciiTheme="minorEastAsia" w:eastAsiaTheme="minorEastAsia" w:hAnsiTheme="minorEastAsia"/>
        </w:rPr>
        <w:t xml:space="preserve"> J. Popek, R. P. Goldberg, “Formal Requirements for Virtualizable Third Generation Architectures,” Communications of the ACM, Vol. 17, No. 7, pp. 412-421 (1974).</w:t>
      </w:r>
    </w:p>
    <w:p w14:paraId="304A0068" w14:textId="1D000F77" w:rsidR="004838DE" w:rsidRDefault="004838DE" w:rsidP="7B02A865">
      <w:pPr>
        <w:ind w:left="426" w:hanging="425"/>
        <w:rPr>
          <w:rFonts w:asciiTheme="minorEastAsia" w:eastAsiaTheme="minorEastAsia" w:hAnsiTheme="minorEastAsia"/>
        </w:rPr>
      </w:pPr>
      <w:r w:rsidRPr="7B02A865">
        <w:rPr>
          <w:rFonts w:asciiTheme="minorEastAsia" w:eastAsiaTheme="minorEastAsia" w:hAnsiTheme="minorEastAsia"/>
        </w:rPr>
        <w:t>[</w:t>
      </w:r>
      <w:bookmarkStart w:id="32" w:name="_Int_YlML7OB8"/>
      <w:r w:rsidRPr="7B02A865">
        <w:rPr>
          <w:rFonts w:asciiTheme="minorEastAsia" w:eastAsiaTheme="minorEastAsia" w:hAnsiTheme="minorEastAsia"/>
        </w:rPr>
        <w:t>2]P.</w:t>
      </w:r>
      <w:bookmarkEnd w:id="32"/>
      <w:r w:rsidRPr="7B02A865">
        <w:rPr>
          <w:rFonts w:asciiTheme="minorEastAsia" w:eastAsiaTheme="minorEastAsia" w:hAnsiTheme="minorEastAsia"/>
        </w:rPr>
        <w:t xml:space="preserve"> Barham, B. Dragovic, K. Fraser, S. Hand, T. Harris, A. Ho, R. Neugebauer, I. Pratt, A. Warfield, “Xen and the Art of Virtualization,” Proceedings of the 19th ACM Symposium on Operating Systems Principles (SOSP ’03), pp. 164-177 (2003).</w:t>
      </w:r>
    </w:p>
    <w:p w14:paraId="23A5F237" w14:textId="77777777" w:rsidR="004838DE" w:rsidRPr="004838DE" w:rsidRDefault="004838DE" w:rsidP="7B02A865">
      <w:pPr>
        <w:ind w:left="426" w:hanging="425"/>
        <w:rPr>
          <w:rFonts w:asciiTheme="minorEastAsia" w:eastAsiaTheme="minorEastAsia" w:hAnsiTheme="minorEastAsia"/>
        </w:rPr>
      </w:pPr>
      <w:r w:rsidRPr="7B02A865">
        <w:rPr>
          <w:rFonts w:asciiTheme="minorEastAsia" w:eastAsiaTheme="minorEastAsia" w:hAnsiTheme="minorEastAsia"/>
        </w:rPr>
        <w:t>[</w:t>
      </w:r>
      <w:bookmarkStart w:id="33" w:name="_Int_nYfwejwc"/>
      <w:r w:rsidRPr="7B02A865">
        <w:rPr>
          <w:rFonts w:asciiTheme="minorEastAsia" w:eastAsiaTheme="minorEastAsia" w:hAnsiTheme="minorEastAsia"/>
        </w:rPr>
        <w:t>3]A.</w:t>
      </w:r>
      <w:bookmarkEnd w:id="33"/>
      <w:r w:rsidRPr="7B02A865">
        <w:rPr>
          <w:rFonts w:asciiTheme="minorEastAsia" w:eastAsiaTheme="minorEastAsia" w:hAnsiTheme="minorEastAsia"/>
        </w:rPr>
        <w:t xml:space="preserve"> Kivity, Y. Kamay, D. Laor, U. Lublin, A. Liguori, “kvm: the Linux Virtual Machine Monitor,” Proceedings of the Linux Symposium, Ottawa, pp. 225-230 </w:t>
      </w:r>
      <w:r w:rsidRPr="7B02A865">
        <w:rPr>
          <w:rFonts w:asciiTheme="minorEastAsia" w:eastAsiaTheme="minorEastAsia" w:hAnsiTheme="minorEastAsia"/>
        </w:rPr>
        <w:lastRenderedPageBreak/>
        <w:t>(2007).</w:t>
      </w:r>
    </w:p>
    <w:p w14:paraId="304A0069" w14:textId="1D000F78" w:rsidR="004838DE" w:rsidRPr="00BD5525" w:rsidRDefault="004838DE" w:rsidP="7B02A865">
      <w:pPr>
        <w:ind w:left="426" w:hanging="425"/>
        <w:rPr>
          <w:rFonts w:asciiTheme="minorEastAsia" w:eastAsiaTheme="minorEastAsia" w:hAnsiTheme="minorEastAsia"/>
        </w:rPr>
      </w:pPr>
      <w:r w:rsidRPr="7B02A865">
        <w:rPr>
          <w:rFonts w:asciiTheme="minorEastAsia" w:eastAsiaTheme="minorEastAsia" w:hAnsiTheme="minorEastAsia"/>
        </w:rPr>
        <w:t>[</w:t>
      </w:r>
      <w:bookmarkStart w:id="34" w:name="_Int_QSaQ06qu"/>
      <w:r w:rsidRPr="7B02A865">
        <w:rPr>
          <w:rFonts w:asciiTheme="minorEastAsia" w:eastAsiaTheme="minorEastAsia" w:hAnsiTheme="minorEastAsia"/>
        </w:rPr>
        <w:t>4]P.</w:t>
      </w:r>
      <w:bookmarkEnd w:id="34"/>
      <w:r w:rsidRPr="7B02A865">
        <w:rPr>
          <w:rFonts w:asciiTheme="minorEastAsia" w:eastAsiaTheme="minorEastAsia" w:hAnsiTheme="minorEastAsia"/>
        </w:rPr>
        <w:t>-H. Kamp, R. N. M. Watson, “Jails: Confining the Omnipotent Root,” Proceedings of the 2nd International SANE Conference (2000).</w:t>
      </w:r>
    </w:p>
    <w:p w14:paraId="23A5F238" w14:textId="49C2BE7A" w:rsidR="004838DE" w:rsidRPr="004838DE" w:rsidRDefault="186D9A9E" w:rsidP="7B02A865">
      <w:pPr>
        <w:ind w:left="426" w:hanging="425"/>
        <w:rPr>
          <w:rFonts w:asciiTheme="minorEastAsia" w:eastAsiaTheme="minorEastAsia" w:hAnsiTheme="minorEastAsia"/>
        </w:rPr>
      </w:pPr>
      <w:r w:rsidRPr="7B02A865">
        <w:rPr>
          <w:rFonts w:asciiTheme="minorEastAsia" w:eastAsiaTheme="minorEastAsia" w:hAnsiTheme="minorEastAsia"/>
        </w:rPr>
        <w:t>[</w:t>
      </w:r>
      <w:bookmarkStart w:id="35" w:name="_Int_zmHwTBbs"/>
      <w:r w:rsidRPr="7B02A865">
        <w:rPr>
          <w:rFonts w:asciiTheme="minorEastAsia" w:eastAsiaTheme="minorEastAsia" w:hAnsiTheme="minorEastAsia"/>
        </w:rPr>
        <w:t>5]D.</w:t>
      </w:r>
      <w:bookmarkEnd w:id="35"/>
      <w:r w:rsidRPr="7B02A865">
        <w:rPr>
          <w:rFonts w:asciiTheme="minorEastAsia" w:eastAsiaTheme="minorEastAsia" w:hAnsiTheme="minorEastAsia"/>
        </w:rPr>
        <w:t xml:space="preserve"> Merkel, “Docker: Lightweight Linux Containers for Consistent Development and Deployment,” Linux Journal, Vol. 2014, No. 239, Article 2 (2014).</w:t>
      </w:r>
    </w:p>
    <w:p w14:paraId="304A0066" w14:textId="1D000F75" w:rsidR="004838DE" w:rsidRPr="00BD5525" w:rsidRDefault="004838DE" w:rsidP="7B02A865">
      <w:pPr>
        <w:ind w:left="426" w:hanging="425"/>
        <w:rPr>
          <w:rFonts w:asciiTheme="minorEastAsia" w:eastAsiaTheme="minorEastAsia" w:hAnsiTheme="minorEastAsia"/>
        </w:rPr>
      </w:pPr>
      <w:r w:rsidRPr="7B02A865">
        <w:rPr>
          <w:rFonts w:asciiTheme="minorEastAsia" w:eastAsiaTheme="minorEastAsia" w:hAnsiTheme="minorEastAsia"/>
        </w:rPr>
        <w:t>[</w:t>
      </w:r>
      <w:bookmarkStart w:id="36" w:name="_Int_8HA0KS3d"/>
      <w:r w:rsidRPr="7B02A865">
        <w:rPr>
          <w:rFonts w:asciiTheme="minorEastAsia" w:eastAsiaTheme="minorEastAsia" w:hAnsiTheme="minorEastAsia"/>
        </w:rPr>
        <w:t>6]W.</w:t>
      </w:r>
      <w:bookmarkEnd w:id="36"/>
      <w:r w:rsidRPr="7B02A865">
        <w:rPr>
          <w:rFonts w:asciiTheme="minorEastAsia" w:eastAsiaTheme="minorEastAsia" w:hAnsiTheme="minorEastAsia"/>
        </w:rPr>
        <w:t xml:space="preserve"> Felter, A. Ferreira, R. Rajamony, J. Rubio, “An Updated Performance Comparison of Virtual Machines and Linux Containers,” 2015 IEEE International Symposium on Performance Analysis of Systems and Software (ISPASS), pp. 171-172 (2015).</w:t>
      </w:r>
    </w:p>
    <w:sectPr w:rsidR="004838DE" w:rsidRPr="00BD552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D7B90" w14:textId="77777777" w:rsidR="00FE7302" w:rsidRDefault="00FE7302">
      <w:r>
        <w:separator/>
      </w:r>
    </w:p>
  </w:endnote>
  <w:endnote w:type="continuationSeparator" w:id="0">
    <w:p w14:paraId="20974797" w14:textId="77777777" w:rsidR="00FE7302" w:rsidRDefault="00FE7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8C4EE" w14:textId="77777777" w:rsidR="002577E3" w:rsidRDefault="002577E3" w:rsidP="00584EA6">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63C7A38B" w14:textId="77777777" w:rsidR="002577E3" w:rsidRDefault="002577E3">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64DFC" w14:textId="77777777" w:rsidR="00355566" w:rsidRDefault="00355566">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A557F" w14:textId="77777777" w:rsidR="00FE7302" w:rsidRDefault="00FE7302">
      <w:r>
        <w:separator/>
      </w:r>
    </w:p>
  </w:footnote>
  <w:footnote w:type="continuationSeparator" w:id="0">
    <w:p w14:paraId="653ECAF4" w14:textId="77777777" w:rsidR="00FE7302" w:rsidRDefault="00FE73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0453D" w14:textId="77777777" w:rsidR="00355566" w:rsidRDefault="00355566">
    <w:pPr>
      <w:pStyle w:val="a6"/>
    </w:pPr>
  </w:p>
</w:hdr>
</file>

<file path=word/intelligence2.xml><?xml version="1.0" encoding="utf-8"?>
<int2:intelligence xmlns:int2="http://schemas.microsoft.com/office/intelligence/2020/intelligence" xmlns:oel="http://schemas.microsoft.com/office/2019/extlst">
  <int2:observations>
    <int2:textHash int2:hashCode="1bcnkOMtwEhYEn" int2:id="mcrBzKdn">
      <int2:state int2:value="Rejected" int2:type="spell"/>
    </int2:textHash>
    <int2:textHash int2:hashCode="jDZEmbYwd7Mgmn" int2:id="rMX5eEnB">
      <int2:state int2:value="Rejected" int2:type="spell"/>
    </int2:textHash>
    <int2:bookmark int2:bookmarkName="_Int_nYfwejwc" int2:invalidationBookmarkName="" int2:hashCode="Szsgy1/FiY2gzU" int2:id="S07b3OLk">
      <int2:state int2:value="Rejected" int2:type="gram"/>
    </int2:bookmark>
    <int2:bookmark int2:bookmarkName="_Int_YlML7OB8" int2:invalidationBookmarkName="" int2:hashCode="5IKRSK3Xexk2zH" int2:id="XEdxgHk4">
      <int2:state int2:value="Rejected" int2:type="gram"/>
    </int2:bookmark>
    <int2:bookmark int2:bookmarkName="_Int_6UDsKxMi" int2:invalidationBookmarkName="" int2:hashCode="YTE1BDZc0uzqjS" int2:id="equrNDfi">
      <int2:state int2:value="Rejected" int2:type="gram"/>
    </int2:bookmark>
    <int2:bookmark int2:bookmarkName="_Int_8HA0KS3d" int2:invalidationBookmarkName="" int2:hashCode="p0/0CnSALnWWQr" int2:id="g3XiHX6u">
      <int2:state int2:value="Rejected" int2:type="gram"/>
    </int2:bookmark>
    <int2:bookmark int2:bookmarkName="_Int_YAljOtXt" int2:invalidationBookmarkName="" int2:hashCode="vqx7MVewONGZOR" int2:id="iVyuX5wd">
      <int2:state int2:value="Rejected" int2:type="gram"/>
    </int2:bookmark>
    <int2:bookmark int2:bookmarkName="_Int_QSaQ06qu" int2:invalidationBookmarkName="" int2:hashCode="6XtPQ8lxloqGIK" int2:id="owpaWF7I">
      <int2:state int2:value="Rejected" int2:type="gram"/>
    </int2:bookmark>
    <int2:bookmark int2:bookmarkName="_Int_zmHwTBbs" int2:invalidationBookmarkName="" int2:hashCode="2qa6hHrtOXSpDz" int2:id="sU4uWrgW">
      <int2:state int2:value="Rejected" int2:type="gram"/>
    </int2:bookmark>
    <int2:bookmark int2:bookmarkName="_Int_bVto3r0q" int2:invalidationBookmarkName="" int2:hashCode="14sIymDdETuk44" int2:id="vBpa2ula">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75AC"/>
    <w:multiLevelType w:val="multilevel"/>
    <w:tmpl w:val="D4A0C016"/>
    <w:lvl w:ilvl="0">
      <w:start w:val="1"/>
      <w:numFmt w:val="decimalFullWidth"/>
      <w:lvlText w:val="（%1）"/>
      <w:lvlJc w:val="left"/>
      <w:pPr>
        <w:tabs>
          <w:tab w:val="num" w:pos="900"/>
        </w:tabs>
        <w:ind w:left="900" w:hanging="720"/>
      </w:pPr>
      <w:rPr>
        <w:rFonts w:hint="default"/>
      </w:rPr>
    </w:lvl>
    <w:lvl w:ilvl="1">
      <w:start w:val="1"/>
      <w:numFmt w:val="aiueoFullWidth"/>
      <w:lvlText w:val="(%2)"/>
      <w:lvlJc w:val="left"/>
      <w:pPr>
        <w:tabs>
          <w:tab w:val="num" w:pos="1020"/>
        </w:tabs>
        <w:ind w:left="1020" w:hanging="420"/>
      </w:pPr>
    </w:lvl>
    <w:lvl w:ilvl="2">
      <w:start w:val="1"/>
      <w:numFmt w:val="decimalEnclosedCircle"/>
      <w:lvlText w:val="%3"/>
      <w:lvlJc w:val="left"/>
      <w:pPr>
        <w:tabs>
          <w:tab w:val="num" w:pos="1440"/>
        </w:tabs>
        <w:ind w:left="1440" w:hanging="420"/>
      </w:pPr>
    </w:lvl>
    <w:lvl w:ilvl="3">
      <w:start w:val="1"/>
      <w:numFmt w:val="decimal"/>
      <w:lvlText w:val="%4."/>
      <w:lvlJc w:val="left"/>
      <w:pPr>
        <w:tabs>
          <w:tab w:val="num" w:pos="1860"/>
        </w:tabs>
        <w:ind w:left="1860" w:hanging="420"/>
      </w:pPr>
    </w:lvl>
    <w:lvl w:ilvl="4">
      <w:start w:val="1"/>
      <w:numFmt w:val="aiueoFullWidth"/>
      <w:lvlText w:val="(%5)"/>
      <w:lvlJc w:val="left"/>
      <w:pPr>
        <w:tabs>
          <w:tab w:val="num" w:pos="2280"/>
        </w:tabs>
        <w:ind w:left="2280" w:hanging="420"/>
      </w:pPr>
    </w:lvl>
    <w:lvl w:ilvl="5">
      <w:start w:val="1"/>
      <w:numFmt w:val="decimalEnclosedCircle"/>
      <w:lvlText w:val="%6"/>
      <w:lvlJc w:val="left"/>
      <w:pPr>
        <w:tabs>
          <w:tab w:val="num" w:pos="2700"/>
        </w:tabs>
        <w:ind w:left="2700" w:hanging="420"/>
      </w:pPr>
    </w:lvl>
    <w:lvl w:ilvl="6">
      <w:start w:val="1"/>
      <w:numFmt w:val="decimal"/>
      <w:lvlText w:val="%7."/>
      <w:lvlJc w:val="left"/>
      <w:pPr>
        <w:tabs>
          <w:tab w:val="num" w:pos="3120"/>
        </w:tabs>
        <w:ind w:left="3120" w:hanging="420"/>
      </w:pPr>
    </w:lvl>
    <w:lvl w:ilvl="7">
      <w:start w:val="1"/>
      <w:numFmt w:val="aiueoFullWidth"/>
      <w:lvlText w:val="(%8)"/>
      <w:lvlJc w:val="left"/>
      <w:pPr>
        <w:tabs>
          <w:tab w:val="num" w:pos="3540"/>
        </w:tabs>
        <w:ind w:left="3540" w:hanging="420"/>
      </w:pPr>
    </w:lvl>
    <w:lvl w:ilvl="8">
      <w:start w:val="1"/>
      <w:numFmt w:val="decimalEnclosedCircle"/>
      <w:lvlText w:val="%9"/>
      <w:lvlJc w:val="left"/>
      <w:pPr>
        <w:tabs>
          <w:tab w:val="num" w:pos="3960"/>
        </w:tabs>
        <w:ind w:left="3960" w:hanging="420"/>
      </w:pPr>
    </w:lvl>
  </w:abstractNum>
  <w:abstractNum w:abstractNumId="1" w15:restartNumberingAfterBreak="0">
    <w:nsid w:val="11220453"/>
    <w:multiLevelType w:val="hybridMultilevel"/>
    <w:tmpl w:val="C3E2655C"/>
    <w:lvl w:ilvl="0" w:tplc="145A4002">
      <w:start w:val="1"/>
      <w:numFmt w:val="decimal"/>
      <w:lvlText w:val="（%1）"/>
      <w:lvlJc w:val="left"/>
      <w:pPr>
        <w:tabs>
          <w:tab w:val="num" w:pos="720"/>
        </w:tabs>
        <w:ind w:left="720" w:hanging="720"/>
      </w:pPr>
      <w:rPr>
        <w:rFonts w:hint="default"/>
        <w:color w:val="auto"/>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5EB0856"/>
    <w:multiLevelType w:val="multilevel"/>
    <w:tmpl w:val="9E522A1C"/>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color w:val="auto"/>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 w15:restartNumberingAfterBreak="0">
    <w:nsid w:val="161B3A8C"/>
    <w:multiLevelType w:val="hybridMultilevel"/>
    <w:tmpl w:val="4D006D0C"/>
    <w:lvl w:ilvl="0" w:tplc="FC284060">
      <w:start w:val="1"/>
      <w:numFmt w:val="decimalFullWidth"/>
      <w:lvlText w:val="（%1）"/>
      <w:lvlJc w:val="left"/>
      <w:pPr>
        <w:tabs>
          <w:tab w:val="num" w:pos="900"/>
        </w:tabs>
        <w:ind w:left="900" w:hanging="720"/>
      </w:pPr>
      <w:rPr>
        <w:rFonts w:hint="default"/>
      </w:rPr>
    </w:lvl>
    <w:lvl w:ilvl="1" w:tplc="04090017" w:tentative="1">
      <w:start w:val="1"/>
      <w:numFmt w:val="aiueoFullWidth"/>
      <w:lvlText w:val="(%2)"/>
      <w:lvlJc w:val="left"/>
      <w:pPr>
        <w:tabs>
          <w:tab w:val="num" w:pos="1020"/>
        </w:tabs>
        <w:ind w:left="1020" w:hanging="420"/>
      </w:pPr>
    </w:lvl>
    <w:lvl w:ilvl="2" w:tplc="04090011" w:tentative="1">
      <w:start w:val="1"/>
      <w:numFmt w:val="decimalEnclosedCircle"/>
      <w:lvlText w:val="%3"/>
      <w:lvlJc w:val="lef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4" w15:restartNumberingAfterBreak="0">
    <w:nsid w:val="188E2F02"/>
    <w:multiLevelType w:val="multilevel"/>
    <w:tmpl w:val="8188A418"/>
    <w:lvl w:ilvl="0">
      <w:start w:val="4"/>
      <w:numFmt w:val="decimalFullWidth"/>
      <w:lvlText w:val="%1"/>
      <w:lvlJc w:val="left"/>
      <w:pPr>
        <w:tabs>
          <w:tab w:val="num" w:pos="630"/>
        </w:tabs>
        <w:ind w:left="630" w:hanging="630"/>
      </w:pPr>
      <w:rPr>
        <w:rFonts w:hint="default"/>
      </w:rPr>
    </w:lvl>
    <w:lvl w:ilvl="1">
      <w:start w:val="1"/>
      <w:numFmt w:val="decimalFullWidth"/>
      <w:lvlText w:val="%1．%2"/>
      <w:lvlJc w:val="left"/>
      <w:pPr>
        <w:tabs>
          <w:tab w:val="num" w:pos="630"/>
        </w:tabs>
        <w:ind w:left="630" w:hanging="630"/>
      </w:pPr>
      <w:rPr>
        <w:rFonts w:hint="default"/>
      </w:rPr>
    </w:lvl>
    <w:lvl w:ilvl="2">
      <w:start w:val="1"/>
      <w:numFmt w:val="decimal"/>
      <w:lvlText w:val="%1．%2.%3"/>
      <w:lvlJc w:val="left"/>
      <w:pPr>
        <w:tabs>
          <w:tab w:val="num" w:pos="630"/>
        </w:tabs>
        <w:ind w:left="630" w:hanging="630"/>
      </w:pPr>
      <w:rPr>
        <w:rFonts w:hint="default"/>
      </w:rPr>
    </w:lvl>
    <w:lvl w:ilvl="3">
      <w:start w:val="1"/>
      <w:numFmt w:val="decimal"/>
      <w:lvlText w:val="%1．%2.%3.%4"/>
      <w:lvlJc w:val="left"/>
      <w:pPr>
        <w:tabs>
          <w:tab w:val="num" w:pos="630"/>
        </w:tabs>
        <w:ind w:left="630" w:hanging="630"/>
      </w:pPr>
      <w:rPr>
        <w:rFonts w:hint="default"/>
      </w:rPr>
    </w:lvl>
    <w:lvl w:ilvl="4">
      <w:start w:val="1"/>
      <w:numFmt w:val="decimal"/>
      <w:lvlText w:val="%1．%2.%3.%4.%5"/>
      <w:lvlJc w:val="left"/>
      <w:pPr>
        <w:tabs>
          <w:tab w:val="num" w:pos="630"/>
        </w:tabs>
        <w:ind w:left="630" w:hanging="630"/>
      </w:pPr>
      <w:rPr>
        <w:rFonts w:hint="default"/>
      </w:rPr>
    </w:lvl>
    <w:lvl w:ilvl="5">
      <w:start w:val="1"/>
      <w:numFmt w:val="decimal"/>
      <w:lvlText w:val="%1．%2.%3.%4.%5.%6"/>
      <w:lvlJc w:val="left"/>
      <w:pPr>
        <w:tabs>
          <w:tab w:val="num" w:pos="630"/>
        </w:tabs>
        <w:ind w:left="630" w:hanging="630"/>
      </w:pPr>
      <w:rPr>
        <w:rFonts w:hint="default"/>
      </w:rPr>
    </w:lvl>
    <w:lvl w:ilvl="6">
      <w:start w:val="1"/>
      <w:numFmt w:val="decimal"/>
      <w:lvlText w:val="%1．%2.%3.%4.%5.%6.%7"/>
      <w:lvlJc w:val="left"/>
      <w:pPr>
        <w:tabs>
          <w:tab w:val="num" w:pos="630"/>
        </w:tabs>
        <w:ind w:left="630" w:hanging="630"/>
      </w:pPr>
      <w:rPr>
        <w:rFonts w:hint="default"/>
      </w:rPr>
    </w:lvl>
    <w:lvl w:ilvl="7">
      <w:start w:val="1"/>
      <w:numFmt w:val="decimal"/>
      <w:lvlText w:val="%1．%2.%3.%4.%5.%6.%7.%8"/>
      <w:lvlJc w:val="left"/>
      <w:pPr>
        <w:tabs>
          <w:tab w:val="num" w:pos="630"/>
        </w:tabs>
        <w:ind w:left="630" w:hanging="630"/>
      </w:pPr>
      <w:rPr>
        <w:rFonts w:hint="default"/>
      </w:rPr>
    </w:lvl>
    <w:lvl w:ilvl="8">
      <w:start w:val="1"/>
      <w:numFmt w:val="decimal"/>
      <w:lvlText w:val="%1．%2.%3.%4.%5.%6.%7.%8.%9"/>
      <w:lvlJc w:val="left"/>
      <w:pPr>
        <w:tabs>
          <w:tab w:val="num" w:pos="630"/>
        </w:tabs>
        <w:ind w:left="630" w:hanging="630"/>
      </w:pPr>
      <w:rPr>
        <w:rFonts w:hint="default"/>
      </w:rPr>
    </w:lvl>
  </w:abstractNum>
  <w:abstractNum w:abstractNumId="5" w15:restartNumberingAfterBreak="0">
    <w:nsid w:val="3B7776D2"/>
    <w:multiLevelType w:val="multilevel"/>
    <w:tmpl w:val="81867B7C"/>
    <w:lvl w:ilvl="0">
      <w:start w:val="1"/>
      <w:numFmt w:val="decimalFullWidth"/>
      <w:lvlText w:val="%1．"/>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6" w15:restartNumberingAfterBreak="0">
    <w:nsid w:val="3E132892"/>
    <w:multiLevelType w:val="hybridMultilevel"/>
    <w:tmpl w:val="C58C0498"/>
    <w:lvl w:ilvl="0" w:tplc="279004E8">
      <w:start w:val="1"/>
      <w:numFmt w:val="decimal"/>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40720DAC"/>
    <w:multiLevelType w:val="multilevel"/>
    <w:tmpl w:val="1908B570"/>
    <w:lvl w:ilvl="0">
      <w:start w:val="1"/>
      <w:numFmt w:val="decimalEnclosedCircle"/>
      <w:lvlText w:val="%1"/>
      <w:lvlJc w:val="left"/>
      <w:pPr>
        <w:tabs>
          <w:tab w:val="num" w:pos="600"/>
        </w:tabs>
        <w:ind w:left="600" w:hanging="420"/>
      </w:pPr>
      <w:rPr>
        <w:rFonts w:hint="default"/>
      </w:rPr>
    </w:lvl>
    <w:lvl w:ilvl="1">
      <w:start w:val="1"/>
      <w:numFmt w:val="aiueoFullWidth"/>
      <w:lvlText w:val="(%2)"/>
      <w:lvlJc w:val="left"/>
      <w:pPr>
        <w:tabs>
          <w:tab w:val="num" w:pos="1020"/>
        </w:tabs>
        <w:ind w:left="1020" w:hanging="420"/>
      </w:pPr>
    </w:lvl>
    <w:lvl w:ilvl="2">
      <w:start w:val="1"/>
      <w:numFmt w:val="decimalEnclosedCircle"/>
      <w:lvlText w:val="%3"/>
      <w:lvlJc w:val="left"/>
      <w:pPr>
        <w:tabs>
          <w:tab w:val="num" w:pos="1440"/>
        </w:tabs>
        <w:ind w:left="1440" w:hanging="420"/>
      </w:pPr>
    </w:lvl>
    <w:lvl w:ilvl="3">
      <w:start w:val="1"/>
      <w:numFmt w:val="decimal"/>
      <w:lvlText w:val="%4."/>
      <w:lvlJc w:val="left"/>
      <w:pPr>
        <w:tabs>
          <w:tab w:val="num" w:pos="1860"/>
        </w:tabs>
        <w:ind w:left="1860" w:hanging="420"/>
      </w:pPr>
    </w:lvl>
    <w:lvl w:ilvl="4">
      <w:start w:val="1"/>
      <w:numFmt w:val="aiueoFullWidth"/>
      <w:lvlText w:val="(%5)"/>
      <w:lvlJc w:val="left"/>
      <w:pPr>
        <w:tabs>
          <w:tab w:val="num" w:pos="2280"/>
        </w:tabs>
        <w:ind w:left="2280" w:hanging="420"/>
      </w:pPr>
    </w:lvl>
    <w:lvl w:ilvl="5">
      <w:start w:val="1"/>
      <w:numFmt w:val="decimalEnclosedCircle"/>
      <w:lvlText w:val="%6"/>
      <w:lvlJc w:val="left"/>
      <w:pPr>
        <w:tabs>
          <w:tab w:val="num" w:pos="2700"/>
        </w:tabs>
        <w:ind w:left="2700" w:hanging="420"/>
      </w:pPr>
    </w:lvl>
    <w:lvl w:ilvl="6">
      <w:start w:val="1"/>
      <w:numFmt w:val="decimal"/>
      <w:lvlText w:val="%7."/>
      <w:lvlJc w:val="left"/>
      <w:pPr>
        <w:tabs>
          <w:tab w:val="num" w:pos="3120"/>
        </w:tabs>
        <w:ind w:left="3120" w:hanging="420"/>
      </w:pPr>
    </w:lvl>
    <w:lvl w:ilvl="7">
      <w:start w:val="1"/>
      <w:numFmt w:val="aiueoFullWidth"/>
      <w:lvlText w:val="(%8)"/>
      <w:lvlJc w:val="left"/>
      <w:pPr>
        <w:tabs>
          <w:tab w:val="num" w:pos="3540"/>
        </w:tabs>
        <w:ind w:left="3540" w:hanging="420"/>
      </w:pPr>
    </w:lvl>
    <w:lvl w:ilvl="8">
      <w:start w:val="1"/>
      <w:numFmt w:val="decimalEnclosedCircle"/>
      <w:lvlText w:val="%9"/>
      <w:lvlJc w:val="left"/>
      <w:pPr>
        <w:tabs>
          <w:tab w:val="num" w:pos="3960"/>
        </w:tabs>
        <w:ind w:left="3960" w:hanging="420"/>
      </w:pPr>
    </w:lvl>
  </w:abstractNum>
  <w:abstractNum w:abstractNumId="8" w15:restartNumberingAfterBreak="0">
    <w:nsid w:val="409D7C88"/>
    <w:multiLevelType w:val="hybridMultilevel"/>
    <w:tmpl w:val="0DE0ABF0"/>
    <w:lvl w:ilvl="0" w:tplc="279004E8">
      <w:start w:val="1"/>
      <w:numFmt w:val="decimal"/>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41244674"/>
    <w:multiLevelType w:val="multilevel"/>
    <w:tmpl w:val="52388B42"/>
    <w:lvl w:ilvl="0">
      <w:start w:val="1"/>
      <w:numFmt w:val="decimal"/>
      <w:lvlText w:val="%1."/>
      <w:lvlJc w:val="left"/>
      <w:pPr>
        <w:tabs>
          <w:tab w:val="num" w:pos="420"/>
        </w:tabs>
        <w:ind w:left="420" w:hanging="4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0" w15:restartNumberingAfterBreak="0">
    <w:nsid w:val="48441F10"/>
    <w:multiLevelType w:val="multilevel"/>
    <w:tmpl w:val="8188A418"/>
    <w:lvl w:ilvl="0">
      <w:start w:val="4"/>
      <w:numFmt w:val="decimalFullWidth"/>
      <w:lvlText w:val="%1"/>
      <w:lvlJc w:val="left"/>
      <w:pPr>
        <w:tabs>
          <w:tab w:val="num" w:pos="630"/>
        </w:tabs>
        <w:ind w:left="630" w:hanging="630"/>
      </w:pPr>
      <w:rPr>
        <w:rFonts w:hint="default"/>
      </w:rPr>
    </w:lvl>
    <w:lvl w:ilvl="1">
      <w:start w:val="1"/>
      <w:numFmt w:val="decimalFullWidth"/>
      <w:lvlText w:val="%1．%2"/>
      <w:lvlJc w:val="left"/>
      <w:pPr>
        <w:tabs>
          <w:tab w:val="num" w:pos="630"/>
        </w:tabs>
        <w:ind w:left="630" w:hanging="630"/>
      </w:pPr>
      <w:rPr>
        <w:rFonts w:hint="default"/>
      </w:rPr>
    </w:lvl>
    <w:lvl w:ilvl="2">
      <w:start w:val="1"/>
      <w:numFmt w:val="decimal"/>
      <w:lvlText w:val="%1．%2.%3"/>
      <w:lvlJc w:val="left"/>
      <w:pPr>
        <w:tabs>
          <w:tab w:val="num" w:pos="630"/>
        </w:tabs>
        <w:ind w:left="630" w:hanging="630"/>
      </w:pPr>
      <w:rPr>
        <w:rFonts w:hint="default"/>
      </w:rPr>
    </w:lvl>
    <w:lvl w:ilvl="3">
      <w:start w:val="1"/>
      <w:numFmt w:val="decimal"/>
      <w:lvlText w:val="%1．%2.%3.%4"/>
      <w:lvlJc w:val="left"/>
      <w:pPr>
        <w:tabs>
          <w:tab w:val="num" w:pos="630"/>
        </w:tabs>
        <w:ind w:left="630" w:hanging="630"/>
      </w:pPr>
      <w:rPr>
        <w:rFonts w:hint="default"/>
      </w:rPr>
    </w:lvl>
    <w:lvl w:ilvl="4">
      <w:start w:val="1"/>
      <w:numFmt w:val="decimal"/>
      <w:lvlText w:val="%1．%2.%3.%4.%5"/>
      <w:lvlJc w:val="left"/>
      <w:pPr>
        <w:tabs>
          <w:tab w:val="num" w:pos="630"/>
        </w:tabs>
        <w:ind w:left="630" w:hanging="630"/>
      </w:pPr>
      <w:rPr>
        <w:rFonts w:hint="default"/>
      </w:rPr>
    </w:lvl>
    <w:lvl w:ilvl="5">
      <w:start w:val="1"/>
      <w:numFmt w:val="decimal"/>
      <w:lvlText w:val="%1．%2.%3.%4.%5.%6"/>
      <w:lvlJc w:val="left"/>
      <w:pPr>
        <w:tabs>
          <w:tab w:val="num" w:pos="630"/>
        </w:tabs>
        <w:ind w:left="630" w:hanging="630"/>
      </w:pPr>
      <w:rPr>
        <w:rFonts w:hint="default"/>
      </w:rPr>
    </w:lvl>
    <w:lvl w:ilvl="6">
      <w:start w:val="1"/>
      <w:numFmt w:val="decimal"/>
      <w:lvlText w:val="%1．%2.%3.%4.%5.%6.%7"/>
      <w:lvlJc w:val="left"/>
      <w:pPr>
        <w:tabs>
          <w:tab w:val="num" w:pos="630"/>
        </w:tabs>
        <w:ind w:left="630" w:hanging="630"/>
      </w:pPr>
      <w:rPr>
        <w:rFonts w:hint="default"/>
      </w:rPr>
    </w:lvl>
    <w:lvl w:ilvl="7">
      <w:start w:val="1"/>
      <w:numFmt w:val="decimal"/>
      <w:lvlText w:val="%1．%2.%3.%4.%5.%6.%7.%8"/>
      <w:lvlJc w:val="left"/>
      <w:pPr>
        <w:tabs>
          <w:tab w:val="num" w:pos="630"/>
        </w:tabs>
        <w:ind w:left="630" w:hanging="630"/>
      </w:pPr>
      <w:rPr>
        <w:rFonts w:hint="default"/>
      </w:rPr>
    </w:lvl>
    <w:lvl w:ilvl="8">
      <w:start w:val="1"/>
      <w:numFmt w:val="decimal"/>
      <w:lvlText w:val="%1．%2.%3.%4.%5.%6.%7.%8.%9"/>
      <w:lvlJc w:val="left"/>
      <w:pPr>
        <w:tabs>
          <w:tab w:val="num" w:pos="630"/>
        </w:tabs>
        <w:ind w:left="630" w:hanging="630"/>
      </w:pPr>
      <w:rPr>
        <w:rFonts w:hint="default"/>
      </w:rPr>
    </w:lvl>
  </w:abstractNum>
  <w:abstractNum w:abstractNumId="11" w15:restartNumberingAfterBreak="0">
    <w:nsid w:val="4B276501"/>
    <w:multiLevelType w:val="multilevel"/>
    <w:tmpl w:val="3A8C6C88"/>
    <w:lvl w:ilvl="0">
      <w:start w:val="1"/>
      <w:numFmt w:val="decimal"/>
      <w:lvlText w:val="（%1）"/>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2" w15:restartNumberingAfterBreak="0">
    <w:nsid w:val="544D5BCA"/>
    <w:multiLevelType w:val="multilevel"/>
    <w:tmpl w:val="4D006D0C"/>
    <w:lvl w:ilvl="0">
      <w:start w:val="1"/>
      <w:numFmt w:val="decimalFullWidth"/>
      <w:lvlText w:val="（%1）"/>
      <w:lvlJc w:val="left"/>
      <w:pPr>
        <w:tabs>
          <w:tab w:val="num" w:pos="900"/>
        </w:tabs>
        <w:ind w:left="900" w:hanging="720"/>
      </w:pPr>
      <w:rPr>
        <w:rFonts w:hint="default"/>
      </w:rPr>
    </w:lvl>
    <w:lvl w:ilvl="1">
      <w:start w:val="1"/>
      <w:numFmt w:val="aiueoFullWidth"/>
      <w:lvlText w:val="(%2)"/>
      <w:lvlJc w:val="left"/>
      <w:pPr>
        <w:tabs>
          <w:tab w:val="num" w:pos="1020"/>
        </w:tabs>
        <w:ind w:left="1020" w:hanging="420"/>
      </w:pPr>
    </w:lvl>
    <w:lvl w:ilvl="2">
      <w:start w:val="1"/>
      <w:numFmt w:val="decimalEnclosedCircle"/>
      <w:lvlText w:val="%3"/>
      <w:lvlJc w:val="left"/>
      <w:pPr>
        <w:tabs>
          <w:tab w:val="num" w:pos="1440"/>
        </w:tabs>
        <w:ind w:left="1440" w:hanging="420"/>
      </w:pPr>
    </w:lvl>
    <w:lvl w:ilvl="3">
      <w:start w:val="1"/>
      <w:numFmt w:val="decimal"/>
      <w:lvlText w:val="%4."/>
      <w:lvlJc w:val="left"/>
      <w:pPr>
        <w:tabs>
          <w:tab w:val="num" w:pos="1860"/>
        </w:tabs>
        <w:ind w:left="1860" w:hanging="420"/>
      </w:pPr>
    </w:lvl>
    <w:lvl w:ilvl="4">
      <w:start w:val="1"/>
      <w:numFmt w:val="aiueoFullWidth"/>
      <w:lvlText w:val="(%5)"/>
      <w:lvlJc w:val="left"/>
      <w:pPr>
        <w:tabs>
          <w:tab w:val="num" w:pos="2280"/>
        </w:tabs>
        <w:ind w:left="2280" w:hanging="420"/>
      </w:pPr>
    </w:lvl>
    <w:lvl w:ilvl="5">
      <w:start w:val="1"/>
      <w:numFmt w:val="decimalEnclosedCircle"/>
      <w:lvlText w:val="%6"/>
      <w:lvlJc w:val="left"/>
      <w:pPr>
        <w:tabs>
          <w:tab w:val="num" w:pos="2700"/>
        </w:tabs>
        <w:ind w:left="2700" w:hanging="420"/>
      </w:pPr>
    </w:lvl>
    <w:lvl w:ilvl="6">
      <w:start w:val="1"/>
      <w:numFmt w:val="decimal"/>
      <w:lvlText w:val="%7."/>
      <w:lvlJc w:val="left"/>
      <w:pPr>
        <w:tabs>
          <w:tab w:val="num" w:pos="3120"/>
        </w:tabs>
        <w:ind w:left="3120" w:hanging="420"/>
      </w:pPr>
    </w:lvl>
    <w:lvl w:ilvl="7">
      <w:start w:val="1"/>
      <w:numFmt w:val="aiueoFullWidth"/>
      <w:lvlText w:val="(%8)"/>
      <w:lvlJc w:val="left"/>
      <w:pPr>
        <w:tabs>
          <w:tab w:val="num" w:pos="3540"/>
        </w:tabs>
        <w:ind w:left="3540" w:hanging="420"/>
      </w:pPr>
    </w:lvl>
    <w:lvl w:ilvl="8">
      <w:start w:val="1"/>
      <w:numFmt w:val="decimalEnclosedCircle"/>
      <w:lvlText w:val="%9"/>
      <w:lvlJc w:val="left"/>
      <w:pPr>
        <w:tabs>
          <w:tab w:val="num" w:pos="3960"/>
        </w:tabs>
        <w:ind w:left="3960" w:hanging="420"/>
      </w:pPr>
    </w:lvl>
  </w:abstractNum>
  <w:abstractNum w:abstractNumId="13" w15:restartNumberingAfterBreak="0">
    <w:nsid w:val="54B26B2B"/>
    <w:multiLevelType w:val="hybridMultilevel"/>
    <w:tmpl w:val="3A8C6C88"/>
    <w:lvl w:ilvl="0" w:tplc="0D501FE4">
      <w:start w:val="1"/>
      <w:numFmt w:val="decimal"/>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59B23C5C"/>
    <w:multiLevelType w:val="multilevel"/>
    <w:tmpl w:val="E7568304"/>
    <w:lvl w:ilvl="0">
      <w:start w:val="1"/>
      <w:numFmt w:val="decimalFullWidth"/>
      <w:lvlText w:val="（%1）"/>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5" w15:restartNumberingAfterBreak="0">
    <w:nsid w:val="5A27642B"/>
    <w:multiLevelType w:val="multilevel"/>
    <w:tmpl w:val="A45CDA6A"/>
    <w:lvl w:ilvl="0">
      <w:start w:val="1"/>
      <w:numFmt w:val="decimalFullWidth"/>
      <w:lvlText w:val="（%1）"/>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6" w15:restartNumberingAfterBreak="0">
    <w:nsid w:val="5FCE3284"/>
    <w:multiLevelType w:val="multilevel"/>
    <w:tmpl w:val="0409001F"/>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 w15:restartNumberingAfterBreak="0">
    <w:nsid w:val="683623EF"/>
    <w:multiLevelType w:val="multilevel"/>
    <w:tmpl w:val="0409001F"/>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6AC73021"/>
    <w:multiLevelType w:val="hybridMultilevel"/>
    <w:tmpl w:val="E7568304"/>
    <w:lvl w:ilvl="0" w:tplc="FC284060">
      <w:start w:val="1"/>
      <w:numFmt w:val="decimalFullWidth"/>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9" w15:restartNumberingAfterBreak="0">
    <w:nsid w:val="6B973DDC"/>
    <w:multiLevelType w:val="multilevel"/>
    <w:tmpl w:val="2BB2AC6C"/>
    <w:lvl w:ilvl="0">
      <w:start w:val="1"/>
      <w:numFmt w:val="decimalEnclosedCircle"/>
      <w:lvlText w:val="%1"/>
      <w:lvlJc w:val="left"/>
      <w:pPr>
        <w:tabs>
          <w:tab w:val="num" w:pos="360"/>
        </w:tabs>
        <w:ind w:left="360" w:hanging="36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0" w15:restartNumberingAfterBreak="0">
    <w:nsid w:val="72237F0F"/>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1" w15:restartNumberingAfterBreak="0">
    <w:nsid w:val="75633599"/>
    <w:multiLevelType w:val="multilevel"/>
    <w:tmpl w:val="309C24E0"/>
    <w:lvl w:ilvl="0">
      <w:start w:val="1"/>
      <w:numFmt w:val="decimalFullWidth"/>
      <w:lvlText w:val="（%1）"/>
      <w:lvlJc w:val="left"/>
      <w:pPr>
        <w:tabs>
          <w:tab w:val="num" w:pos="900"/>
        </w:tabs>
        <w:ind w:left="900" w:hanging="720"/>
      </w:pPr>
      <w:rPr>
        <w:rFonts w:hint="default"/>
      </w:rPr>
    </w:lvl>
    <w:lvl w:ilvl="1">
      <w:start w:val="1"/>
      <w:numFmt w:val="aiueoFullWidth"/>
      <w:lvlText w:val="(%2)"/>
      <w:lvlJc w:val="left"/>
      <w:pPr>
        <w:tabs>
          <w:tab w:val="num" w:pos="1020"/>
        </w:tabs>
        <w:ind w:left="1020" w:hanging="420"/>
      </w:pPr>
    </w:lvl>
    <w:lvl w:ilvl="2">
      <w:start w:val="1"/>
      <w:numFmt w:val="decimalEnclosedCircle"/>
      <w:lvlText w:val="%3"/>
      <w:lvlJc w:val="left"/>
      <w:pPr>
        <w:tabs>
          <w:tab w:val="num" w:pos="1440"/>
        </w:tabs>
        <w:ind w:left="1440" w:hanging="420"/>
      </w:pPr>
    </w:lvl>
    <w:lvl w:ilvl="3">
      <w:start w:val="1"/>
      <w:numFmt w:val="decimal"/>
      <w:lvlText w:val="%4."/>
      <w:lvlJc w:val="left"/>
      <w:pPr>
        <w:tabs>
          <w:tab w:val="num" w:pos="1860"/>
        </w:tabs>
        <w:ind w:left="1860" w:hanging="420"/>
      </w:pPr>
    </w:lvl>
    <w:lvl w:ilvl="4">
      <w:start w:val="1"/>
      <w:numFmt w:val="aiueoFullWidth"/>
      <w:lvlText w:val="(%5)"/>
      <w:lvlJc w:val="left"/>
      <w:pPr>
        <w:tabs>
          <w:tab w:val="num" w:pos="2280"/>
        </w:tabs>
        <w:ind w:left="2280" w:hanging="420"/>
      </w:pPr>
    </w:lvl>
    <w:lvl w:ilvl="5">
      <w:start w:val="1"/>
      <w:numFmt w:val="decimalEnclosedCircle"/>
      <w:lvlText w:val="%6"/>
      <w:lvlJc w:val="left"/>
      <w:pPr>
        <w:tabs>
          <w:tab w:val="num" w:pos="2700"/>
        </w:tabs>
        <w:ind w:left="2700" w:hanging="420"/>
      </w:pPr>
    </w:lvl>
    <w:lvl w:ilvl="6">
      <w:start w:val="1"/>
      <w:numFmt w:val="decimal"/>
      <w:lvlText w:val="%7."/>
      <w:lvlJc w:val="left"/>
      <w:pPr>
        <w:tabs>
          <w:tab w:val="num" w:pos="3120"/>
        </w:tabs>
        <w:ind w:left="3120" w:hanging="420"/>
      </w:pPr>
    </w:lvl>
    <w:lvl w:ilvl="7">
      <w:start w:val="1"/>
      <w:numFmt w:val="aiueoFullWidth"/>
      <w:lvlText w:val="(%8)"/>
      <w:lvlJc w:val="left"/>
      <w:pPr>
        <w:tabs>
          <w:tab w:val="num" w:pos="3540"/>
        </w:tabs>
        <w:ind w:left="3540" w:hanging="420"/>
      </w:pPr>
    </w:lvl>
    <w:lvl w:ilvl="8">
      <w:start w:val="1"/>
      <w:numFmt w:val="decimalEnclosedCircle"/>
      <w:lvlText w:val="%9"/>
      <w:lvlJc w:val="left"/>
      <w:pPr>
        <w:tabs>
          <w:tab w:val="num" w:pos="3960"/>
        </w:tabs>
        <w:ind w:left="3960" w:hanging="420"/>
      </w:pPr>
    </w:lvl>
  </w:abstractNum>
  <w:abstractNum w:abstractNumId="22" w15:restartNumberingAfterBreak="0">
    <w:nsid w:val="7EE560CF"/>
    <w:multiLevelType w:val="multilevel"/>
    <w:tmpl w:val="8188A418"/>
    <w:lvl w:ilvl="0">
      <w:start w:val="4"/>
      <w:numFmt w:val="decimalFullWidth"/>
      <w:lvlText w:val="%1"/>
      <w:lvlJc w:val="left"/>
      <w:pPr>
        <w:tabs>
          <w:tab w:val="num" w:pos="630"/>
        </w:tabs>
        <w:ind w:left="630" w:hanging="630"/>
      </w:pPr>
      <w:rPr>
        <w:rFonts w:hint="default"/>
      </w:rPr>
    </w:lvl>
    <w:lvl w:ilvl="1">
      <w:start w:val="1"/>
      <w:numFmt w:val="decimalFullWidth"/>
      <w:lvlText w:val="%1．%2"/>
      <w:lvlJc w:val="left"/>
      <w:pPr>
        <w:tabs>
          <w:tab w:val="num" w:pos="630"/>
        </w:tabs>
        <w:ind w:left="630" w:hanging="630"/>
      </w:pPr>
      <w:rPr>
        <w:rFonts w:hint="default"/>
      </w:rPr>
    </w:lvl>
    <w:lvl w:ilvl="2">
      <w:start w:val="1"/>
      <w:numFmt w:val="decimal"/>
      <w:lvlText w:val="%1．%2.%3"/>
      <w:lvlJc w:val="left"/>
      <w:pPr>
        <w:tabs>
          <w:tab w:val="num" w:pos="630"/>
        </w:tabs>
        <w:ind w:left="630" w:hanging="630"/>
      </w:pPr>
      <w:rPr>
        <w:rFonts w:hint="default"/>
      </w:rPr>
    </w:lvl>
    <w:lvl w:ilvl="3">
      <w:start w:val="1"/>
      <w:numFmt w:val="decimal"/>
      <w:lvlText w:val="%1．%2.%3.%4"/>
      <w:lvlJc w:val="left"/>
      <w:pPr>
        <w:tabs>
          <w:tab w:val="num" w:pos="630"/>
        </w:tabs>
        <w:ind w:left="630" w:hanging="630"/>
      </w:pPr>
      <w:rPr>
        <w:rFonts w:hint="default"/>
      </w:rPr>
    </w:lvl>
    <w:lvl w:ilvl="4">
      <w:start w:val="1"/>
      <w:numFmt w:val="decimal"/>
      <w:lvlText w:val="%1．%2.%3.%4.%5"/>
      <w:lvlJc w:val="left"/>
      <w:pPr>
        <w:tabs>
          <w:tab w:val="num" w:pos="630"/>
        </w:tabs>
        <w:ind w:left="630" w:hanging="630"/>
      </w:pPr>
      <w:rPr>
        <w:rFonts w:hint="default"/>
      </w:rPr>
    </w:lvl>
    <w:lvl w:ilvl="5">
      <w:start w:val="1"/>
      <w:numFmt w:val="decimal"/>
      <w:lvlText w:val="%1．%2.%3.%4.%5.%6"/>
      <w:lvlJc w:val="left"/>
      <w:pPr>
        <w:tabs>
          <w:tab w:val="num" w:pos="630"/>
        </w:tabs>
        <w:ind w:left="630" w:hanging="630"/>
      </w:pPr>
      <w:rPr>
        <w:rFonts w:hint="default"/>
      </w:rPr>
    </w:lvl>
    <w:lvl w:ilvl="6">
      <w:start w:val="1"/>
      <w:numFmt w:val="decimal"/>
      <w:lvlText w:val="%1．%2.%3.%4.%5.%6.%7"/>
      <w:lvlJc w:val="left"/>
      <w:pPr>
        <w:tabs>
          <w:tab w:val="num" w:pos="630"/>
        </w:tabs>
        <w:ind w:left="630" w:hanging="630"/>
      </w:pPr>
      <w:rPr>
        <w:rFonts w:hint="default"/>
      </w:rPr>
    </w:lvl>
    <w:lvl w:ilvl="7">
      <w:start w:val="1"/>
      <w:numFmt w:val="decimal"/>
      <w:lvlText w:val="%1．%2.%3.%4.%5.%6.%7.%8"/>
      <w:lvlJc w:val="left"/>
      <w:pPr>
        <w:tabs>
          <w:tab w:val="num" w:pos="630"/>
        </w:tabs>
        <w:ind w:left="630" w:hanging="630"/>
      </w:pPr>
      <w:rPr>
        <w:rFonts w:hint="default"/>
      </w:rPr>
    </w:lvl>
    <w:lvl w:ilvl="8">
      <w:start w:val="1"/>
      <w:numFmt w:val="decimal"/>
      <w:lvlText w:val="%1．%2.%3.%4.%5.%6.%7.%8.%9"/>
      <w:lvlJc w:val="left"/>
      <w:pPr>
        <w:tabs>
          <w:tab w:val="num" w:pos="630"/>
        </w:tabs>
        <w:ind w:left="630" w:hanging="630"/>
      </w:pPr>
      <w:rPr>
        <w:rFonts w:hint="default"/>
      </w:rPr>
    </w:lvl>
  </w:abstractNum>
  <w:num w:numId="1" w16cid:durableId="726804934">
    <w:abstractNumId w:val="2"/>
  </w:num>
  <w:num w:numId="2" w16cid:durableId="2117554565">
    <w:abstractNumId w:val="3"/>
  </w:num>
  <w:num w:numId="3" w16cid:durableId="1384060455">
    <w:abstractNumId w:val="21"/>
  </w:num>
  <w:num w:numId="4" w16cid:durableId="1717046962">
    <w:abstractNumId w:val="0"/>
  </w:num>
  <w:num w:numId="5" w16cid:durableId="1598830176">
    <w:abstractNumId w:val="18"/>
  </w:num>
  <w:num w:numId="6" w16cid:durableId="996155364">
    <w:abstractNumId w:val="22"/>
  </w:num>
  <w:num w:numId="7" w16cid:durableId="657266494">
    <w:abstractNumId w:val="19"/>
  </w:num>
  <w:num w:numId="8" w16cid:durableId="1918980707">
    <w:abstractNumId w:val="5"/>
  </w:num>
  <w:num w:numId="9" w16cid:durableId="228148967">
    <w:abstractNumId w:val="4"/>
  </w:num>
  <w:num w:numId="10" w16cid:durableId="1201865122">
    <w:abstractNumId w:val="7"/>
  </w:num>
  <w:num w:numId="11" w16cid:durableId="402608053">
    <w:abstractNumId w:val="9"/>
  </w:num>
  <w:num w:numId="12" w16cid:durableId="1301418975">
    <w:abstractNumId w:val="10"/>
  </w:num>
  <w:num w:numId="13" w16cid:durableId="1413812277">
    <w:abstractNumId w:val="20"/>
  </w:num>
  <w:num w:numId="14" w16cid:durableId="901597458">
    <w:abstractNumId w:val="16"/>
  </w:num>
  <w:num w:numId="15" w16cid:durableId="1751193093">
    <w:abstractNumId w:val="17"/>
  </w:num>
  <w:num w:numId="16" w16cid:durableId="160050493">
    <w:abstractNumId w:val="12"/>
  </w:num>
  <w:num w:numId="17" w16cid:durableId="1790196536">
    <w:abstractNumId w:val="1"/>
  </w:num>
  <w:num w:numId="18" w16cid:durableId="856769644">
    <w:abstractNumId w:val="14"/>
  </w:num>
  <w:num w:numId="19" w16cid:durableId="1105072622">
    <w:abstractNumId w:val="13"/>
  </w:num>
  <w:num w:numId="20" w16cid:durableId="1796943221">
    <w:abstractNumId w:val="11"/>
  </w:num>
  <w:num w:numId="21" w16cid:durableId="384181412">
    <w:abstractNumId w:val="8"/>
  </w:num>
  <w:num w:numId="22" w16cid:durableId="942372328">
    <w:abstractNumId w:val="15"/>
  </w:num>
  <w:num w:numId="23" w16cid:durableId="88395360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TAKUBO SHIGERU">
    <w15:presenceInfo w15:providerId="AD" w15:userId="S::kitakubo@nit.ac.jp::ea8103b7-7c25-468a-9239-81a896016c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635"/>
    <w:rsid w:val="00000E48"/>
    <w:rsid w:val="00007FAE"/>
    <w:rsid w:val="00067B75"/>
    <w:rsid w:val="00077541"/>
    <w:rsid w:val="00083BBE"/>
    <w:rsid w:val="000A2E7E"/>
    <w:rsid w:val="000C6D91"/>
    <w:rsid w:val="000F0587"/>
    <w:rsid w:val="001139C8"/>
    <w:rsid w:val="001158F1"/>
    <w:rsid w:val="00143F04"/>
    <w:rsid w:val="00146F7C"/>
    <w:rsid w:val="00155781"/>
    <w:rsid w:val="001617D7"/>
    <w:rsid w:val="00174449"/>
    <w:rsid w:val="00176EA8"/>
    <w:rsid w:val="001A5853"/>
    <w:rsid w:val="001A5E49"/>
    <w:rsid w:val="001C12E2"/>
    <w:rsid w:val="001C3506"/>
    <w:rsid w:val="00210B5F"/>
    <w:rsid w:val="002577E3"/>
    <w:rsid w:val="00263169"/>
    <w:rsid w:val="00276A08"/>
    <w:rsid w:val="002B15DB"/>
    <w:rsid w:val="002C7032"/>
    <w:rsid w:val="0030284D"/>
    <w:rsid w:val="00304B28"/>
    <w:rsid w:val="00352635"/>
    <w:rsid w:val="00355566"/>
    <w:rsid w:val="0036410F"/>
    <w:rsid w:val="003726DE"/>
    <w:rsid w:val="0038353F"/>
    <w:rsid w:val="00386401"/>
    <w:rsid w:val="003A705B"/>
    <w:rsid w:val="003B31A0"/>
    <w:rsid w:val="003F3725"/>
    <w:rsid w:val="0041642C"/>
    <w:rsid w:val="00421D13"/>
    <w:rsid w:val="00421EAB"/>
    <w:rsid w:val="00440E64"/>
    <w:rsid w:val="00443741"/>
    <w:rsid w:val="00472303"/>
    <w:rsid w:val="004838DE"/>
    <w:rsid w:val="00486A1C"/>
    <w:rsid w:val="004A3D05"/>
    <w:rsid w:val="004A6F8D"/>
    <w:rsid w:val="004B2716"/>
    <w:rsid w:val="004B68DE"/>
    <w:rsid w:val="004C1969"/>
    <w:rsid w:val="004C5CE2"/>
    <w:rsid w:val="004E59B3"/>
    <w:rsid w:val="00513B5D"/>
    <w:rsid w:val="00541EC9"/>
    <w:rsid w:val="00573408"/>
    <w:rsid w:val="00580A9A"/>
    <w:rsid w:val="00584EA6"/>
    <w:rsid w:val="00592FDC"/>
    <w:rsid w:val="005B1AAB"/>
    <w:rsid w:val="005C4C4D"/>
    <w:rsid w:val="005D4269"/>
    <w:rsid w:val="00601656"/>
    <w:rsid w:val="00621DEC"/>
    <w:rsid w:val="0063188B"/>
    <w:rsid w:val="006749EC"/>
    <w:rsid w:val="006858E9"/>
    <w:rsid w:val="006C3798"/>
    <w:rsid w:val="006D2318"/>
    <w:rsid w:val="006E141C"/>
    <w:rsid w:val="006E65E8"/>
    <w:rsid w:val="007002CF"/>
    <w:rsid w:val="007701B3"/>
    <w:rsid w:val="007718F6"/>
    <w:rsid w:val="00792502"/>
    <w:rsid w:val="007B029C"/>
    <w:rsid w:val="007E1B97"/>
    <w:rsid w:val="008369A0"/>
    <w:rsid w:val="00857310"/>
    <w:rsid w:val="008B5644"/>
    <w:rsid w:val="008D6C56"/>
    <w:rsid w:val="00900E86"/>
    <w:rsid w:val="00926B8F"/>
    <w:rsid w:val="0093435B"/>
    <w:rsid w:val="009C7A72"/>
    <w:rsid w:val="00A04E53"/>
    <w:rsid w:val="00A337B3"/>
    <w:rsid w:val="00A62CCA"/>
    <w:rsid w:val="00A755A5"/>
    <w:rsid w:val="00A90F91"/>
    <w:rsid w:val="00A93360"/>
    <w:rsid w:val="00AB42B4"/>
    <w:rsid w:val="00AB5074"/>
    <w:rsid w:val="00AC1BEE"/>
    <w:rsid w:val="00AE3692"/>
    <w:rsid w:val="00B27EBE"/>
    <w:rsid w:val="00B74958"/>
    <w:rsid w:val="00BA0D04"/>
    <w:rsid w:val="00BB08E2"/>
    <w:rsid w:val="00BD5525"/>
    <w:rsid w:val="00C12900"/>
    <w:rsid w:val="00C21994"/>
    <w:rsid w:val="00C378D1"/>
    <w:rsid w:val="00C56402"/>
    <w:rsid w:val="00C8050C"/>
    <w:rsid w:val="00C909AA"/>
    <w:rsid w:val="00C93091"/>
    <w:rsid w:val="00CA569B"/>
    <w:rsid w:val="00CB35CF"/>
    <w:rsid w:val="00CD31B0"/>
    <w:rsid w:val="00CD37B2"/>
    <w:rsid w:val="00CE377F"/>
    <w:rsid w:val="00CE46A7"/>
    <w:rsid w:val="00CF1C39"/>
    <w:rsid w:val="00D45466"/>
    <w:rsid w:val="00D6081E"/>
    <w:rsid w:val="00D66C3B"/>
    <w:rsid w:val="00D73BD2"/>
    <w:rsid w:val="00D75CCF"/>
    <w:rsid w:val="00D80857"/>
    <w:rsid w:val="00D8187C"/>
    <w:rsid w:val="00D96AA0"/>
    <w:rsid w:val="00DA2F3D"/>
    <w:rsid w:val="00DC2374"/>
    <w:rsid w:val="00DD0DD4"/>
    <w:rsid w:val="00DE5F4B"/>
    <w:rsid w:val="00E00998"/>
    <w:rsid w:val="00E25A32"/>
    <w:rsid w:val="00E27B69"/>
    <w:rsid w:val="00E33F05"/>
    <w:rsid w:val="00E40BC9"/>
    <w:rsid w:val="00E64E2D"/>
    <w:rsid w:val="00E73928"/>
    <w:rsid w:val="00E76049"/>
    <w:rsid w:val="00E832A7"/>
    <w:rsid w:val="00E901BC"/>
    <w:rsid w:val="00E92E5B"/>
    <w:rsid w:val="00E9763E"/>
    <w:rsid w:val="00EB28BD"/>
    <w:rsid w:val="00EC2FFF"/>
    <w:rsid w:val="00EF1A1A"/>
    <w:rsid w:val="00EF3BFA"/>
    <w:rsid w:val="00EF4CF6"/>
    <w:rsid w:val="00EF7187"/>
    <w:rsid w:val="00F05BA1"/>
    <w:rsid w:val="00F26E73"/>
    <w:rsid w:val="00FB3A12"/>
    <w:rsid w:val="00FD13C2"/>
    <w:rsid w:val="00FD4586"/>
    <w:rsid w:val="00FE4D5F"/>
    <w:rsid w:val="00FE7302"/>
    <w:rsid w:val="00FF55C1"/>
    <w:rsid w:val="030AEB1B"/>
    <w:rsid w:val="05D4160C"/>
    <w:rsid w:val="08A818F7"/>
    <w:rsid w:val="08DEAC52"/>
    <w:rsid w:val="0C718167"/>
    <w:rsid w:val="17F9A739"/>
    <w:rsid w:val="186D9A9E"/>
    <w:rsid w:val="1A6B2A62"/>
    <w:rsid w:val="1D996771"/>
    <w:rsid w:val="1FD8FF14"/>
    <w:rsid w:val="210BF4E7"/>
    <w:rsid w:val="259D961A"/>
    <w:rsid w:val="26AD9686"/>
    <w:rsid w:val="33F5456D"/>
    <w:rsid w:val="34509533"/>
    <w:rsid w:val="401163A1"/>
    <w:rsid w:val="45B22182"/>
    <w:rsid w:val="47163A06"/>
    <w:rsid w:val="54706913"/>
    <w:rsid w:val="622DFB84"/>
    <w:rsid w:val="6496665A"/>
    <w:rsid w:val="65F7A32C"/>
    <w:rsid w:val="680D7781"/>
    <w:rsid w:val="694486D2"/>
    <w:rsid w:val="6A50CF6E"/>
    <w:rsid w:val="74868687"/>
    <w:rsid w:val="76641AE1"/>
    <w:rsid w:val="7B02A865"/>
    <w:rsid w:val="7B8DEA10"/>
    <w:rsid w:val="7CDB44F9"/>
    <w:rsid w:val="7D389A0E"/>
    <w:rsid w:val="7DD00A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592064C"/>
  <w15:docId w15:val="{301911D4-56ED-4813-A070-C46481ED7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38DE"/>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sid w:val="00E40BC9"/>
  </w:style>
  <w:style w:type="paragraph" w:styleId="a4">
    <w:name w:val="footer"/>
    <w:basedOn w:val="a"/>
    <w:rsid w:val="00541EC9"/>
    <w:pPr>
      <w:tabs>
        <w:tab w:val="center" w:pos="4252"/>
        <w:tab w:val="right" w:pos="8504"/>
      </w:tabs>
      <w:snapToGrid w:val="0"/>
    </w:pPr>
  </w:style>
  <w:style w:type="character" w:styleId="a5">
    <w:name w:val="page number"/>
    <w:basedOn w:val="a0"/>
    <w:rsid w:val="00541EC9"/>
  </w:style>
  <w:style w:type="paragraph" w:styleId="3">
    <w:name w:val="Body Text 3"/>
    <w:basedOn w:val="a"/>
    <w:rsid w:val="00E832A7"/>
    <w:rPr>
      <w:b/>
      <w:bCs/>
    </w:rPr>
  </w:style>
  <w:style w:type="paragraph" w:styleId="a6">
    <w:name w:val="header"/>
    <w:basedOn w:val="a"/>
    <w:rsid w:val="00E832A7"/>
    <w:pPr>
      <w:tabs>
        <w:tab w:val="center" w:pos="4252"/>
        <w:tab w:val="right" w:pos="8504"/>
      </w:tabs>
      <w:snapToGrid w:val="0"/>
    </w:pPr>
  </w:style>
  <w:style w:type="paragraph" w:styleId="2">
    <w:name w:val="Body Text 2"/>
    <w:basedOn w:val="a"/>
    <w:rsid w:val="00E832A7"/>
    <w:pPr>
      <w:autoSpaceDE w:val="0"/>
      <w:autoSpaceDN w:val="0"/>
      <w:adjustRightInd w:val="0"/>
      <w:jc w:val="center"/>
    </w:pPr>
    <w:rPr>
      <w:rFonts w:ascii="Arial" w:eastAsia="ＭＳ Ｐゴシック" w:hAnsi="Arial"/>
      <w:b/>
      <w:bCs/>
      <w:color w:val="000000"/>
      <w:szCs w:val="36"/>
      <w:lang w:val="ja-JP"/>
    </w:rPr>
  </w:style>
  <w:style w:type="table" w:styleId="a7">
    <w:name w:val="Table Grid"/>
    <w:basedOn w:val="a1"/>
    <w:uiPriority w:val="59"/>
    <w:rsid w:val="004C19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38353F"/>
    <w:pPr>
      <w:ind w:left="840"/>
    </w:pPr>
  </w:style>
  <w:style w:type="character" w:styleId="a9">
    <w:name w:val="Hyperlink"/>
    <w:basedOn w:val="a0"/>
    <w:uiPriority w:val="99"/>
    <w:unhideWhenUsed/>
    <w:rsid w:val="00E76049"/>
    <w:rPr>
      <w:color w:val="0000FF" w:themeColor="hyperlink"/>
      <w:u w:val="single"/>
    </w:rPr>
  </w:style>
  <w:style w:type="character" w:styleId="aa">
    <w:name w:val="Unresolved Mention"/>
    <w:basedOn w:val="a0"/>
    <w:uiPriority w:val="99"/>
    <w:semiHidden/>
    <w:unhideWhenUsed/>
    <w:rsid w:val="00E760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134730">
      <w:bodyDiv w:val="1"/>
      <w:marLeft w:val="0"/>
      <w:marRight w:val="0"/>
      <w:marTop w:val="0"/>
      <w:marBottom w:val="0"/>
      <w:divBdr>
        <w:top w:val="none" w:sz="0" w:space="0" w:color="auto"/>
        <w:left w:val="none" w:sz="0" w:space="0" w:color="auto"/>
        <w:bottom w:val="none" w:sz="0" w:space="0" w:color="auto"/>
        <w:right w:val="none" w:sz="0" w:space="0" w:color="auto"/>
      </w:divBdr>
    </w:div>
    <w:div w:id="2044011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san\Downloads\&#20013;&#38291;&#22577;&#21578;&#26360;&#65297;&#12402;&#12394;&#22411;.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82D1FCF89423BC4DBAC44A15206C59F5" ma:contentTypeVersion="11" ma:contentTypeDescription="新しいドキュメントを作成します。" ma:contentTypeScope="" ma:versionID="b98b49784e3b2734462c74044dc95133">
  <xsd:schema xmlns:xsd="http://www.w3.org/2001/XMLSchema" xmlns:xs="http://www.w3.org/2001/XMLSchema" xmlns:p="http://schemas.microsoft.com/office/2006/metadata/properties" xmlns:ns2="e8ba545b-a14f-49c0-9c63-853069427e92" targetNamespace="http://schemas.microsoft.com/office/2006/metadata/properties" ma:root="true" ma:fieldsID="cea8c7a97b3f744c8b592e4da6cad62f" ns2:_="">
    <xsd:import namespace="e8ba545b-a14f-49c0-9c63-853069427e9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ba545b-a14f-49c0-9c63-853069427e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bdede324-732f-4344-8b35-cb9191331a5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8ba545b-a14f-49c0-9c63-853069427e9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4D5C91-69C5-4FF2-9D7F-2E9082EB0E76}">
  <ds:schemaRefs>
    <ds:schemaRef ds:uri="http://schemas.microsoft.com/sharepoint/v3/contenttype/forms"/>
  </ds:schemaRefs>
</ds:datastoreItem>
</file>

<file path=customXml/itemProps2.xml><?xml version="1.0" encoding="utf-8"?>
<ds:datastoreItem xmlns:ds="http://schemas.openxmlformats.org/officeDocument/2006/customXml" ds:itemID="{8EB88FF9-2402-4F98-BBFA-4D7B0FFC8A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ba545b-a14f-49c0-9c63-853069427e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AD0E52-E7F0-43B7-A290-9593CE8A7176}">
  <ds:schemaRefs>
    <ds:schemaRef ds:uri="http://schemas.microsoft.com/office/2006/metadata/properties"/>
    <ds:schemaRef ds:uri="http://schemas.microsoft.com/office/infopath/2007/PartnerControls"/>
    <ds:schemaRef ds:uri="e8ba545b-a14f-49c0-9c63-853069427e92"/>
  </ds:schemaRefs>
</ds:datastoreItem>
</file>

<file path=customXml/itemProps4.xml><?xml version="1.0" encoding="utf-8"?>
<ds:datastoreItem xmlns:ds="http://schemas.openxmlformats.org/officeDocument/2006/customXml" ds:itemID="{9062CA66-1405-4882-928D-649A60829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中間報告書１ひな型.dotx</Template>
  <TotalTime>9</TotalTime>
  <Pages>6</Pages>
  <Words>604</Words>
  <Characters>3447</Characters>
  <Application>Microsoft Office Word</Application>
  <DocSecurity>0</DocSecurity>
  <Lines>28</Lines>
  <Paragraphs>8</Paragraphs>
  <ScaleCrop>false</ScaleCrop>
  <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 MO</dc:creator>
  <cp:lastModifiedBy>KITAKUBO SHIGERU</cp:lastModifiedBy>
  <cp:revision>1</cp:revision>
  <cp:lastPrinted>2008-05-12T09:42:00Z</cp:lastPrinted>
  <dcterms:created xsi:type="dcterms:W3CDTF">2026-07-14T06:50:00Z</dcterms:created>
  <dcterms:modified xsi:type="dcterms:W3CDTF">2026-07-16T12:55:00Z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0x01010082D1FCF89423BC4DBAC44A15206C59F5</vt:lpwstr>
  </property>
  <property fmtid="{D5CDD505-2E9C-101B-9397-08002B2CF9AE}" pid="3" name="MediaServiceImageTags">
    <vt:lpwstr/>
  </property>
</Properties>
</file>